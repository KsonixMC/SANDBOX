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170E4" w14:textId="10DCE046" w:rsidR="008906B8" w:rsidRPr="008906B8" w:rsidRDefault="008906B8" w:rsidP="008906B8">
      <w:pPr>
        <w:pStyle w:val="Heading1"/>
        <w:jc w:val="center"/>
        <w:rPr>
          <w:b/>
          <w:bCs/>
          <w:lang w:val="en-US"/>
        </w:rPr>
      </w:pPr>
      <w:r w:rsidRPr="008906B8">
        <w:rPr>
          <w:b/>
          <w:bCs/>
          <w:u w:val="single"/>
          <w:lang w:val="en-US"/>
        </w:rPr>
        <w:drawing>
          <wp:anchor distT="0" distB="0" distL="114300" distR="114300" simplePos="0" relativeHeight="251658240" behindDoc="1" locked="0" layoutInCell="1" allowOverlap="1" wp14:anchorId="4AB748BD" wp14:editId="453B5947">
            <wp:simplePos x="0" y="0"/>
            <wp:positionH relativeFrom="column">
              <wp:posOffset>-42545</wp:posOffset>
            </wp:positionH>
            <wp:positionV relativeFrom="paragraph">
              <wp:posOffset>847725</wp:posOffset>
            </wp:positionV>
            <wp:extent cx="5572125" cy="4615180"/>
            <wp:effectExtent l="228600" t="247650" r="238125" b="261620"/>
            <wp:wrapTight wrapText="bothSides">
              <wp:wrapPolygon edited="0">
                <wp:start x="295" y="-1159"/>
                <wp:lineTo x="-886" y="-981"/>
                <wp:lineTo x="-886" y="21130"/>
                <wp:lineTo x="-738" y="21933"/>
                <wp:lineTo x="0" y="22557"/>
                <wp:lineTo x="74" y="22735"/>
                <wp:lineTo x="21489" y="22735"/>
                <wp:lineTo x="21563" y="22557"/>
                <wp:lineTo x="22302" y="21933"/>
                <wp:lineTo x="22449" y="20417"/>
                <wp:lineTo x="22449" y="446"/>
                <wp:lineTo x="21342" y="-892"/>
                <wp:lineTo x="21268" y="-1159"/>
                <wp:lineTo x="295" y="-1159"/>
              </wp:wrapPolygon>
            </wp:wrapTight>
            <wp:docPr id="193686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61029" name=""/>
                    <pic:cNvPicPr/>
                  </pic:nvPicPr>
                  <pic:blipFill>
                    <a:blip r:embed="rId6">
                      <a:extLst>
                        <a:ext uri="{28A0092B-C50C-407E-A947-70E740481C1C}">
                          <a14:useLocalDpi xmlns:a14="http://schemas.microsoft.com/office/drawing/2010/main" val="0"/>
                        </a:ext>
                      </a:extLst>
                    </a:blip>
                    <a:stretch>
                      <a:fillRect/>
                    </a:stretch>
                  </pic:blipFill>
                  <pic:spPr>
                    <a:xfrm>
                      <a:off x="0" y="0"/>
                      <a:ext cx="5572125" cy="461518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14:sizeRelH relativeFrom="margin">
              <wp14:pctWidth>0</wp14:pctWidth>
            </wp14:sizeRelH>
            <wp14:sizeRelV relativeFrom="margin">
              <wp14:pctHeight>0</wp14:pctHeight>
            </wp14:sizeRelV>
          </wp:anchor>
        </w:drawing>
      </w:r>
      <w:r w:rsidR="003E7F47" w:rsidRPr="008906B8">
        <w:rPr>
          <w:b/>
          <w:bCs/>
          <w:u w:val="single"/>
          <w:lang w:val="en-US"/>
        </w:rPr>
        <w:t>Birinchi mustaqil ishi</w:t>
      </w:r>
    </w:p>
    <w:p w14:paraId="3D679139" w14:textId="237FB95A" w:rsidR="003E7F47" w:rsidRPr="009A15C3" w:rsidRDefault="003E7F47" w:rsidP="003E7F47">
      <w:pPr>
        <w:ind w:firstLine="708"/>
        <w:rPr>
          <w:rFonts w:cs="Times New Roman"/>
          <w:sz w:val="36"/>
          <w:szCs w:val="36"/>
          <w:lang w:val="en-US"/>
        </w:rPr>
      </w:pPr>
      <w:r w:rsidRPr="009A15C3">
        <w:rPr>
          <w:rFonts w:cs="Times New Roman"/>
          <w:sz w:val="36"/>
          <w:szCs w:val="36"/>
          <w:lang w:val="en-US"/>
        </w:rPr>
        <w:t>Rasmda insonlarning tabiatga bo‘lgan salbiy ta’siri va uning oqibatida yuzaga kelayotgan ekologik xavf tasvirlangan. Qizning sochlari o‘rnida zavodlar, binolar va qora tutunlarning chizilgani sanoat rivojlanishi natijasida havoning ifloslanayotganini anglatadi. Yer sharining gul shaklida tasvirlanib, parchalanib uchib ketayotgani esa tabiatning asta-sekin zarar ko‘rayotganini ifodalaydi. Rasm orqali insonlarning beparvoligi sababli ekologik muammolar kuchayib borayotgani ko‘rsatib berilgan. Agar tabiatni asrashga e’tibor berilmasa, kelajakda Yer yuzidagi hayot yanada qiyinlashishi mumkinligi haqida ogohlantirilgan. Shu sababli atrof-muhitni muhofaza qilish, havoni toza saqlash va tabiatga ehtiyotkorona munosabatda bo‘lish juda muhimdir.</w:t>
      </w:r>
    </w:p>
    <w:p w14:paraId="013262B4" w14:textId="364715D7" w:rsidR="008906B8" w:rsidRDefault="008906B8" w:rsidP="008906B8">
      <w:pPr>
        <w:ind w:firstLine="708"/>
        <w:jc w:val="center"/>
        <w:rPr>
          <w:rFonts w:cs="Times New Roman"/>
          <w:sz w:val="38"/>
          <w:szCs w:val="38"/>
          <w:lang w:val="en-US"/>
        </w:rPr>
      </w:pPr>
    </w:p>
    <w:p w14:paraId="6C027B21" w14:textId="4CF626DD" w:rsidR="008906B8" w:rsidRDefault="008906B8" w:rsidP="008906B8">
      <w:pPr>
        <w:pStyle w:val="Heading1"/>
        <w:jc w:val="center"/>
        <w:rPr>
          <w:b/>
          <w:bCs/>
          <w:u w:val="single"/>
          <w:lang w:val="en-US"/>
        </w:rPr>
      </w:pPr>
      <w:r>
        <w:rPr>
          <w:b/>
          <w:bCs/>
          <w:u w:val="single"/>
          <w:lang w:val="en-US"/>
        </w:rPr>
        <w:t>Ikkinchi mustaqil ishi</w:t>
      </w:r>
    </w:p>
    <w:p w14:paraId="51B1C919" w14:textId="77777777" w:rsidR="008906B8" w:rsidRPr="009A15C3" w:rsidRDefault="008906B8" w:rsidP="008906B8">
      <w:pPr>
        <w:rPr>
          <w:sz w:val="32"/>
          <w:szCs w:val="32"/>
          <w:lang w:val="en-US"/>
        </w:rPr>
      </w:pPr>
      <w:r w:rsidRPr="009A15C3">
        <w:rPr>
          <w:b/>
          <w:bCs/>
          <w:sz w:val="32"/>
          <w:szCs w:val="32"/>
          <w:lang w:val="en-US"/>
        </w:rPr>
        <w:t>1-savol.</w:t>
      </w:r>
      <w:r w:rsidRPr="009A15C3">
        <w:rPr>
          <w:sz w:val="32"/>
          <w:szCs w:val="32"/>
          <w:lang w:val="en-US"/>
        </w:rPr>
        <w:t xml:space="preserve"> Qog'oz tayyorlash usulini insonlar qaysi jonzotdan o'rgangan?</w:t>
      </w:r>
    </w:p>
    <w:p w14:paraId="2C7CAEC8" w14:textId="77777777" w:rsidR="008906B8" w:rsidRPr="009A15C3" w:rsidRDefault="008906B8" w:rsidP="008906B8">
      <w:pPr>
        <w:numPr>
          <w:ilvl w:val="0"/>
          <w:numId w:val="1"/>
        </w:numPr>
        <w:rPr>
          <w:sz w:val="32"/>
          <w:szCs w:val="32"/>
        </w:rPr>
      </w:pPr>
      <w:r w:rsidRPr="009A15C3">
        <w:rPr>
          <w:sz w:val="32"/>
          <w:szCs w:val="32"/>
        </w:rPr>
        <w:t>A) Ko'rshapalaklardan</w:t>
      </w:r>
    </w:p>
    <w:p w14:paraId="4649FB4F" w14:textId="77777777" w:rsidR="008906B8" w:rsidRPr="009A15C3" w:rsidRDefault="008906B8" w:rsidP="008906B8">
      <w:pPr>
        <w:numPr>
          <w:ilvl w:val="0"/>
          <w:numId w:val="1"/>
        </w:numPr>
        <w:rPr>
          <w:sz w:val="32"/>
          <w:szCs w:val="32"/>
        </w:rPr>
      </w:pPr>
      <w:r w:rsidRPr="009A15C3">
        <w:rPr>
          <w:sz w:val="32"/>
          <w:szCs w:val="32"/>
        </w:rPr>
        <w:t xml:space="preserve">B) Arilardan </w:t>
      </w:r>
      <w:r w:rsidRPr="009A15C3">
        <w:rPr>
          <w:rFonts w:ascii="Segoe UI Emoji" w:hAnsi="Segoe UI Emoji" w:cs="Segoe UI Emoji"/>
          <w:sz w:val="32"/>
          <w:szCs w:val="32"/>
        </w:rPr>
        <w:t>✅</w:t>
      </w:r>
    </w:p>
    <w:p w14:paraId="1F3AD892" w14:textId="77777777" w:rsidR="008906B8" w:rsidRPr="009A15C3" w:rsidRDefault="008906B8" w:rsidP="008906B8">
      <w:pPr>
        <w:numPr>
          <w:ilvl w:val="0"/>
          <w:numId w:val="1"/>
        </w:numPr>
        <w:rPr>
          <w:sz w:val="32"/>
          <w:szCs w:val="32"/>
        </w:rPr>
      </w:pPr>
      <w:r w:rsidRPr="009A15C3">
        <w:rPr>
          <w:sz w:val="32"/>
          <w:szCs w:val="32"/>
        </w:rPr>
        <w:t>C) Nilufargullardan</w:t>
      </w:r>
    </w:p>
    <w:p w14:paraId="2F932ED5" w14:textId="77777777" w:rsidR="008906B8" w:rsidRPr="009A15C3" w:rsidRDefault="008906B8" w:rsidP="008906B8">
      <w:pPr>
        <w:numPr>
          <w:ilvl w:val="0"/>
          <w:numId w:val="1"/>
        </w:numPr>
        <w:rPr>
          <w:sz w:val="32"/>
          <w:szCs w:val="32"/>
        </w:rPr>
      </w:pPr>
      <w:r w:rsidRPr="009A15C3">
        <w:rPr>
          <w:sz w:val="32"/>
          <w:szCs w:val="32"/>
        </w:rPr>
        <w:t>D) Jimyurardan</w:t>
      </w:r>
    </w:p>
    <w:p w14:paraId="2D859514" w14:textId="77777777" w:rsidR="008906B8" w:rsidRPr="009A15C3" w:rsidRDefault="008906B8" w:rsidP="008906B8">
      <w:pPr>
        <w:rPr>
          <w:sz w:val="32"/>
          <w:szCs w:val="32"/>
        </w:rPr>
      </w:pPr>
    </w:p>
    <w:p w14:paraId="35FC60A9" w14:textId="77777777" w:rsidR="008906B8" w:rsidRPr="009A15C3" w:rsidRDefault="008906B8" w:rsidP="008906B8">
      <w:pPr>
        <w:rPr>
          <w:sz w:val="32"/>
          <w:szCs w:val="32"/>
        </w:rPr>
      </w:pPr>
      <w:r w:rsidRPr="009A15C3">
        <w:rPr>
          <w:b/>
          <w:bCs/>
          <w:sz w:val="32"/>
          <w:szCs w:val="32"/>
        </w:rPr>
        <w:t>2-savol.</w:t>
      </w:r>
      <w:r w:rsidRPr="009A15C3">
        <w:rPr>
          <w:sz w:val="32"/>
          <w:szCs w:val="32"/>
        </w:rPr>
        <w:t xml:space="preserve"> Quyidagi fikr </w:t>
      </w:r>
      <w:r w:rsidRPr="009A15C3">
        <w:rPr>
          <w:b/>
          <w:bCs/>
          <w:sz w:val="32"/>
          <w:szCs w:val="32"/>
        </w:rPr>
        <w:t>to'g'ri</w:t>
      </w:r>
      <w:r w:rsidRPr="009A15C3">
        <w:rPr>
          <w:sz w:val="32"/>
          <w:szCs w:val="32"/>
        </w:rPr>
        <w:t xml:space="preserve"> yoki </w:t>
      </w:r>
      <w:r w:rsidRPr="009A15C3">
        <w:rPr>
          <w:b/>
          <w:bCs/>
          <w:sz w:val="32"/>
          <w:szCs w:val="32"/>
        </w:rPr>
        <w:t>noto'g'ri</w:t>
      </w:r>
      <w:r w:rsidRPr="009A15C3">
        <w:rPr>
          <w:sz w:val="32"/>
          <w:szCs w:val="32"/>
        </w:rPr>
        <w:t>?</w:t>
      </w:r>
    </w:p>
    <w:p w14:paraId="2E150811" w14:textId="77777777" w:rsidR="008906B8" w:rsidRPr="009A15C3" w:rsidRDefault="008906B8" w:rsidP="008906B8">
      <w:pPr>
        <w:rPr>
          <w:sz w:val="32"/>
          <w:szCs w:val="32"/>
        </w:rPr>
      </w:pPr>
      <w:r w:rsidRPr="009A15C3">
        <w:rPr>
          <w:i/>
          <w:iCs/>
          <w:sz w:val="32"/>
          <w:szCs w:val="32"/>
        </w:rPr>
        <w:t>"Golografiya usuli 1971-yilda Dennis Gabor tomonidan kashf qilingan bo'lib, u ko'rshapalakning ultratovush tizimidan ilhomlanib yaratilgan."</w:t>
      </w:r>
    </w:p>
    <w:p w14:paraId="77E33164" w14:textId="77777777" w:rsidR="008906B8" w:rsidRPr="009A15C3" w:rsidRDefault="008906B8" w:rsidP="008906B8">
      <w:pPr>
        <w:numPr>
          <w:ilvl w:val="0"/>
          <w:numId w:val="2"/>
        </w:numPr>
        <w:rPr>
          <w:sz w:val="32"/>
          <w:szCs w:val="32"/>
        </w:rPr>
      </w:pPr>
      <w:r w:rsidRPr="009A15C3">
        <w:rPr>
          <w:sz w:val="32"/>
          <w:szCs w:val="32"/>
        </w:rPr>
        <w:t xml:space="preserve">A) To'g'ri </w:t>
      </w:r>
      <w:r w:rsidRPr="009A15C3">
        <w:rPr>
          <w:rFonts w:ascii="Segoe UI Emoji" w:hAnsi="Segoe UI Emoji" w:cs="Segoe UI Emoji"/>
          <w:sz w:val="32"/>
          <w:szCs w:val="32"/>
        </w:rPr>
        <w:t>✅</w:t>
      </w:r>
    </w:p>
    <w:p w14:paraId="61EAB287" w14:textId="77777777" w:rsidR="008906B8" w:rsidRPr="009A15C3" w:rsidRDefault="008906B8" w:rsidP="008906B8">
      <w:pPr>
        <w:numPr>
          <w:ilvl w:val="0"/>
          <w:numId w:val="2"/>
        </w:numPr>
        <w:rPr>
          <w:sz w:val="32"/>
          <w:szCs w:val="32"/>
        </w:rPr>
      </w:pPr>
      <w:r w:rsidRPr="009A15C3">
        <w:rPr>
          <w:sz w:val="32"/>
          <w:szCs w:val="32"/>
        </w:rPr>
        <w:t>B) Noto'g'ri</w:t>
      </w:r>
    </w:p>
    <w:p w14:paraId="4D3465CC" w14:textId="77777777" w:rsidR="008906B8" w:rsidRPr="009A15C3" w:rsidRDefault="008906B8" w:rsidP="008906B8">
      <w:pPr>
        <w:ind w:left="360"/>
        <w:rPr>
          <w:sz w:val="32"/>
          <w:szCs w:val="32"/>
        </w:rPr>
      </w:pPr>
    </w:p>
    <w:p w14:paraId="75C2B1E7" w14:textId="77777777" w:rsidR="008906B8" w:rsidRPr="009A15C3" w:rsidRDefault="008906B8" w:rsidP="008906B8">
      <w:pPr>
        <w:rPr>
          <w:sz w:val="32"/>
          <w:szCs w:val="32"/>
        </w:rPr>
      </w:pPr>
      <w:r w:rsidRPr="009A15C3">
        <w:rPr>
          <w:b/>
          <w:bCs/>
          <w:sz w:val="32"/>
          <w:szCs w:val="32"/>
        </w:rPr>
        <w:t>3-savol.</w:t>
      </w:r>
      <w:r w:rsidRPr="009A15C3">
        <w:rPr>
          <w:sz w:val="32"/>
          <w:szCs w:val="32"/>
        </w:rPr>
        <w:t xml:space="preserve"> Quyidagi fikr </w:t>
      </w:r>
      <w:r w:rsidRPr="009A15C3">
        <w:rPr>
          <w:b/>
          <w:bCs/>
          <w:sz w:val="32"/>
          <w:szCs w:val="32"/>
        </w:rPr>
        <w:t>to'g'ri</w:t>
      </w:r>
      <w:r w:rsidRPr="009A15C3">
        <w:rPr>
          <w:sz w:val="32"/>
          <w:szCs w:val="32"/>
        </w:rPr>
        <w:t xml:space="preserve"> yoki </w:t>
      </w:r>
      <w:r w:rsidRPr="009A15C3">
        <w:rPr>
          <w:b/>
          <w:bCs/>
          <w:sz w:val="32"/>
          <w:szCs w:val="32"/>
        </w:rPr>
        <w:t>noto'g'ri</w:t>
      </w:r>
      <w:r w:rsidRPr="009A15C3">
        <w:rPr>
          <w:sz w:val="32"/>
          <w:szCs w:val="32"/>
        </w:rPr>
        <w:t>?</w:t>
      </w:r>
    </w:p>
    <w:p w14:paraId="492FD730" w14:textId="77777777" w:rsidR="008906B8" w:rsidRPr="009A15C3" w:rsidRDefault="008906B8" w:rsidP="008906B8">
      <w:pPr>
        <w:rPr>
          <w:sz w:val="32"/>
          <w:szCs w:val="32"/>
          <w:lang w:val="en-US"/>
        </w:rPr>
      </w:pPr>
      <w:r w:rsidRPr="009A15C3">
        <w:rPr>
          <w:i/>
          <w:iCs/>
          <w:sz w:val="32"/>
          <w:szCs w:val="32"/>
          <w:lang w:val="en-US"/>
        </w:rPr>
        <w:t>"Nilufargul bargining yuzasi silliq bo'lgani uchun suv va chang unga yopishmaydi."</w:t>
      </w:r>
    </w:p>
    <w:p w14:paraId="4B5F3869" w14:textId="77777777" w:rsidR="008906B8" w:rsidRPr="009A15C3" w:rsidRDefault="008906B8" w:rsidP="008906B8">
      <w:pPr>
        <w:numPr>
          <w:ilvl w:val="0"/>
          <w:numId w:val="3"/>
        </w:numPr>
        <w:rPr>
          <w:sz w:val="32"/>
          <w:szCs w:val="32"/>
        </w:rPr>
      </w:pPr>
      <w:r w:rsidRPr="009A15C3">
        <w:rPr>
          <w:sz w:val="32"/>
          <w:szCs w:val="32"/>
        </w:rPr>
        <w:t>A) To'g'ri</w:t>
      </w:r>
    </w:p>
    <w:p w14:paraId="1F03E42C" w14:textId="77777777" w:rsidR="008906B8" w:rsidRPr="009A15C3" w:rsidRDefault="008906B8" w:rsidP="008906B8">
      <w:pPr>
        <w:numPr>
          <w:ilvl w:val="0"/>
          <w:numId w:val="3"/>
        </w:numPr>
        <w:rPr>
          <w:sz w:val="32"/>
          <w:szCs w:val="32"/>
          <w:lang w:val="en-US"/>
        </w:rPr>
      </w:pPr>
      <w:r w:rsidRPr="009A15C3">
        <w:rPr>
          <w:sz w:val="32"/>
          <w:szCs w:val="32"/>
          <w:lang w:val="en-US"/>
        </w:rPr>
        <w:t xml:space="preserve">B) Noto'g'ri </w:t>
      </w:r>
      <w:r w:rsidRPr="009A15C3">
        <w:rPr>
          <w:rFonts w:ascii="Segoe UI Emoji" w:hAnsi="Segoe UI Emoji" w:cs="Segoe UI Emoji"/>
          <w:sz w:val="32"/>
          <w:szCs w:val="32"/>
          <w:lang w:val="en-US"/>
        </w:rPr>
        <w:t>✅</w:t>
      </w:r>
      <w:r w:rsidRPr="009A15C3">
        <w:rPr>
          <w:sz w:val="32"/>
          <w:szCs w:val="32"/>
          <w:lang w:val="en-US"/>
        </w:rPr>
        <w:t xml:space="preserve"> </w:t>
      </w:r>
      <w:r w:rsidRPr="009A15C3">
        <w:rPr>
          <w:i/>
          <w:iCs/>
          <w:sz w:val="32"/>
          <w:szCs w:val="32"/>
          <w:lang w:val="en-US"/>
        </w:rPr>
        <w:t>(Aslida barg yuzasi mikroskopik ignalar bilan qoplangan)</w:t>
      </w:r>
    </w:p>
    <w:p w14:paraId="142E60B6" w14:textId="77777777" w:rsidR="008906B8" w:rsidRPr="009A15C3" w:rsidRDefault="008906B8" w:rsidP="008906B8">
      <w:pPr>
        <w:ind w:left="360"/>
        <w:rPr>
          <w:sz w:val="32"/>
          <w:szCs w:val="32"/>
          <w:lang w:val="en-US"/>
        </w:rPr>
      </w:pPr>
    </w:p>
    <w:p w14:paraId="6E344600" w14:textId="77777777" w:rsidR="008906B8" w:rsidRPr="009A15C3" w:rsidRDefault="008906B8" w:rsidP="008906B8">
      <w:pPr>
        <w:rPr>
          <w:sz w:val="32"/>
          <w:szCs w:val="32"/>
          <w:lang w:val="en-US"/>
        </w:rPr>
      </w:pPr>
      <w:r w:rsidRPr="009A15C3">
        <w:rPr>
          <w:b/>
          <w:bCs/>
          <w:sz w:val="32"/>
          <w:szCs w:val="32"/>
          <w:lang w:val="en-US"/>
        </w:rPr>
        <w:t>4-savol.</w:t>
      </w:r>
      <w:r w:rsidRPr="009A15C3">
        <w:rPr>
          <w:sz w:val="32"/>
          <w:szCs w:val="32"/>
          <w:lang w:val="en-US"/>
        </w:rPr>
        <w:t xml:space="preserve"> IBM tomonidan taqdim etilgan "Cool Blue" texnologiyasi qaysi biologik jarayondan ilhomlanib yaratilgan?</w:t>
      </w:r>
    </w:p>
    <w:p w14:paraId="666E6D14" w14:textId="77777777" w:rsidR="008906B8" w:rsidRPr="009A15C3" w:rsidRDefault="008906B8" w:rsidP="008906B8">
      <w:pPr>
        <w:numPr>
          <w:ilvl w:val="0"/>
          <w:numId w:val="4"/>
        </w:numPr>
        <w:rPr>
          <w:sz w:val="32"/>
          <w:szCs w:val="32"/>
        </w:rPr>
      </w:pPr>
      <w:r w:rsidRPr="009A15C3">
        <w:rPr>
          <w:sz w:val="32"/>
          <w:szCs w:val="32"/>
        </w:rPr>
        <w:t>A) O'simliklarda fotosintez jarayonidan</w:t>
      </w:r>
    </w:p>
    <w:p w14:paraId="355B7481" w14:textId="77777777" w:rsidR="008906B8" w:rsidRPr="009A15C3" w:rsidRDefault="008906B8" w:rsidP="008906B8">
      <w:pPr>
        <w:numPr>
          <w:ilvl w:val="0"/>
          <w:numId w:val="4"/>
        </w:numPr>
        <w:rPr>
          <w:sz w:val="32"/>
          <w:szCs w:val="32"/>
        </w:rPr>
      </w:pPr>
      <w:r w:rsidRPr="009A15C3">
        <w:rPr>
          <w:sz w:val="32"/>
          <w:szCs w:val="32"/>
        </w:rPr>
        <w:t>B) Ko'rshapalakning eshitish tizimidan</w:t>
      </w:r>
    </w:p>
    <w:p w14:paraId="10914358" w14:textId="77777777" w:rsidR="008906B8" w:rsidRPr="009A15C3" w:rsidRDefault="008906B8" w:rsidP="008906B8">
      <w:pPr>
        <w:numPr>
          <w:ilvl w:val="0"/>
          <w:numId w:val="4"/>
        </w:numPr>
        <w:rPr>
          <w:sz w:val="32"/>
          <w:szCs w:val="32"/>
          <w:lang w:val="en-US"/>
        </w:rPr>
      </w:pPr>
      <w:r w:rsidRPr="009A15C3">
        <w:rPr>
          <w:sz w:val="32"/>
          <w:szCs w:val="32"/>
          <w:lang w:val="en-US"/>
        </w:rPr>
        <w:t xml:space="preserve">C) Inson tanasidagi qon oqimi prinsipidan </w:t>
      </w:r>
      <w:r w:rsidRPr="009A15C3">
        <w:rPr>
          <w:rFonts w:ascii="Segoe UI Emoji" w:hAnsi="Segoe UI Emoji" w:cs="Segoe UI Emoji"/>
          <w:sz w:val="32"/>
          <w:szCs w:val="32"/>
          <w:lang w:val="en-US"/>
        </w:rPr>
        <w:t>✅</w:t>
      </w:r>
    </w:p>
    <w:p w14:paraId="2FD14F93" w14:textId="77777777" w:rsidR="008906B8" w:rsidRPr="009A15C3" w:rsidRDefault="008906B8" w:rsidP="008906B8">
      <w:pPr>
        <w:numPr>
          <w:ilvl w:val="0"/>
          <w:numId w:val="4"/>
        </w:numPr>
        <w:rPr>
          <w:sz w:val="32"/>
          <w:szCs w:val="32"/>
        </w:rPr>
      </w:pPr>
      <w:r w:rsidRPr="009A15C3">
        <w:rPr>
          <w:sz w:val="32"/>
          <w:szCs w:val="32"/>
        </w:rPr>
        <w:t>D) Jimyurarning qurib qolish xususiyatidan</w:t>
      </w:r>
    </w:p>
    <w:p w14:paraId="3AC06791" w14:textId="77777777" w:rsidR="008906B8" w:rsidRDefault="008906B8" w:rsidP="008906B8">
      <w:pPr>
        <w:rPr>
          <w:lang w:val="en-US"/>
        </w:rPr>
      </w:pPr>
    </w:p>
    <w:p w14:paraId="14D61590" w14:textId="77777777" w:rsidR="008906B8" w:rsidRDefault="008906B8" w:rsidP="008906B8">
      <w:pPr>
        <w:rPr>
          <w:lang w:val="en-US"/>
        </w:rPr>
      </w:pPr>
    </w:p>
    <w:p w14:paraId="58185BF4" w14:textId="77777777" w:rsidR="009A15C3" w:rsidRDefault="009A15C3" w:rsidP="008906B8">
      <w:pPr>
        <w:rPr>
          <w:lang w:val="en-US"/>
        </w:rPr>
      </w:pPr>
    </w:p>
    <w:p w14:paraId="21C8FEAB" w14:textId="6368E631" w:rsidR="008906B8" w:rsidRDefault="008906B8" w:rsidP="008906B8">
      <w:pPr>
        <w:pStyle w:val="Heading1"/>
        <w:jc w:val="center"/>
        <w:rPr>
          <w:b/>
          <w:bCs/>
          <w:u w:val="single"/>
          <w:lang w:val="en-US"/>
        </w:rPr>
      </w:pPr>
      <w:r>
        <w:rPr>
          <w:b/>
          <w:bCs/>
          <w:u w:val="single"/>
          <w:lang w:val="en-US"/>
        </w:rPr>
        <w:t>Uchinchi mustaqil ishi</w:t>
      </w:r>
    </w:p>
    <w:p w14:paraId="061E561C" w14:textId="77777777" w:rsidR="00976D02" w:rsidRPr="00976D02" w:rsidRDefault="00976D02" w:rsidP="00976D02">
      <w:pPr>
        <w:rPr>
          <w:lang w:val="en-US"/>
        </w:rPr>
      </w:pPr>
    </w:p>
    <w:p w14:paraId="430ACB04" w14:textId="6B6B5B0C" w:rsidR="00976D02" w:rsidRPr="00976D02" w:rsidRDefault="00976D02" w:rsidP="00976D02">
      <w:pPr>
        <w:jc w:val="center"/>
        <w:rPr>
          <w:b/>
          <w:bCs/>
          <w:lang w:val="en-US"/>
        </w:rPr>
      </w:pPr>
      <w:r w:rsidRPr="00976D02">
        <w:rPr>
          <w:b/>
          <w:bCs/>
          <w:lang w:val="en-US"/>
        </w:rPr>
        <w:t>Mening ixtirom: "</w:t>
      </w:r>
      <w:r>
        <w:rPr>
          <w:b/>
          <w:bCs/>
          <w:lang w:val="en-US"/>
        </w:rPr>
        <w:t>Yordamchi</w:t>
      </w:r>
      <w:r w:rsidRPr="00976D02">
        <w:rPr>
          <w:b/>
          <w:bCs/>
          <w:lang w:val="en-US"/>
        </w:rPr>
        <w:t>"</w:t>
      </w:r>
    </w:p>
    <w:p w14:paraId="101B3D3C" w14:textId="77777777" w:rsidR="00976D02" w:rsidRPr="009A15C3" w:rsidRDefault="00976D02" w:rsidP="00976D02">
      <w:pPr>
        <w:rPr>
          <w:b/>
          <w:bCs/>
          <w:sz w:val="36"/>
          <w:szCs w:val="36"/>
          <w:lang w:val="en-US"/>
        </w:rPr>
      </w:pPr>
      <w:r w:rsidRPr="009A15C3">
        <w:rPr>
          <w:b/>
          <w:bCs/>
          <w:sz w:val="36"/>
          <w:szCs w:val="36"/>
          <w:lang w:val="en-US"/>
        </w:rPr>
        <w:t>Kirish</w:t>
      </w:r>
    </w:p>
    <w:p w14:paraId="0008E60A" w14:textId="5AB23EFB" w:rsidR="00976D02" w:rsidRPr="009A15C3" w:rsidRDefault="00976D02" w:rsidP="00976D02">
      <w:pPr>
        <w:rPr>
          <w:sz w:val="36"/>
          <w:szCs w:val="36"/>
          <w:lang w:val="en-US"/>
        </w:rPr>
      </w:pPr>
      <w:r w:rsidRPr="009A15C3">
        <w:rPr>
          <w:sz w:val="36"/>
          <w:szCs w:val="36"/>
          <w:lang w:val="en-US"/>
        </w:rPr>
        <w:t xml:space="preserve">Inson miyasi — ajoyib mexanizm. Lekin u ham charchaydi, unutadi, adashadi. Ayniqsa, zamonaviy hayotning shiddatli sur'atida odamlar muhim narsalarni — dori ichish vaqtini, yaqinlarining tug'ilgan kunini, muhim uchrashuvlarni — esdan chiqarib qo'yishadi. Men aynan shu muammoni hal qilish uchun </w:t>
      </w:r>
      <w:r w:rsidRPr="009A15C3">
        <w:rPr>
          <w:b/>
          <w:bCs/>
          <w:sz w:val="36"/>
          <w:szCs w:val="36"/>
          <w:lang w:val="en-US"/>
        </w:rPr>
        <w:t>"</w:t>
      </w:r>
      <w:r w:rsidRPr="009A15C3">
        <w:rPr>
          <w:b/>
          <w:bCs/>
          <w:sz w:val="36"/>
          <w:szCs w:val="36"/>
          <w:lang w:val="en-US"/>
        </w:rPr>
        <w:t>Yordamchi</w:t>
      </w:r>
      <w:r w:rsidRPr="009A15C3">
        <w:rPr>
          <w:b/>
          <w:bCs/>
          <w:sz w:val="36"/>
          <w:szCs w:val="36"/>
          <w:lang w:val="en-US"/>
        </w:rPr>
        <w:t>"</w:t>
      </w:r>
      <w:r w:rsidRPr="009A15C3">
        <w:rPr>
          <w:sz w:val="36"/>
          <w:szCs w:val="36"/>
          <w:lang w:val="en-US"/>
        </w:rPr>
        <w:t xml:space="preserve"> deb nomlagan ixtiromni o'ylab topdim.</w:t>
      </w:r>
    </w:p>
    <w:p w14:paraId="50E0FA1A" w14:textId="77777777" w:rsidR="00976D02" w:rsidRPr="009A15C3" w:rsidRDefault="00976D02" w:rsidP="00976D02">
      <w:pPr>
        <w:rPr>
          <w:sz w:val="36"/>
          <w:szCs w:val="36"/>
          <w:lang w:val="en-US"/>
        </w:rPr>
      </w:pPr>
    </w:p>
    <w:p w14:paraId="706DCCCB" w14:textId="77777777" w:rsidR="00976D02" w:rsidRPr="009A15C3" w:rsidRDefault="00976D02" w:rsidP="00976D02">
      <w:pPr>
        <w:rPr>
          <w:b/>
          <w:bCs/>
          <w:sz w:val="36"/>
          <w:szCs w:val="36"/>
          <w:lang w:val="en-US"/>
        </w:rPr>
      </w:pPr>
      <w:r w:rsidRPr="009A15C3">
        <w:rPr>
          <w:b/>
          <w:bCs/>
          <w:sz w:val="36"/>
          <w:szCs w:val="36"/>
          <w:lang w:val="en-US"/>
        </w:rPr>
        <w:t>Asosiy qism</w:t>
      </w:r>
    </w:p>
    <w:p w14:paraId="3F568CAC" w14:textId="43019747" w:rsidR="00976D02" w:rsidRPr="009A15C3" w:rsidRDefault="00976D02" w:rsidP="00976D02">
      <w:pPr>
        <w:rPr>
          <w:sz w:val="36"/>
          <w:szCs w:val="36"/>
          <w:lang w:val="en-US"/>
        </w:rPr>
      </w:pPr>
      <w:r w:rsidRPr="009A15C3">
        <w:rPr>
          <w:b/>
          <w:bCs/>
          <w:sz w:val="36"/>
          <w:szCs w:val="36"/>
          <w:lang w:val="en-US"/>
        </w:rPr>
        <w:t>"</w:t>
      </w:r>
      <w:r w:rsidRPr="009A15C3">
        <w:rPr>
          <w:b/>
          <w:bCs/>
          <w:sz w:val="36"/>
          <w:szCs w:val="36"/>
          <w:lang w:val="en-US"/>
        </w:rPr>
        <w:t>Yordamchi</w:t>
      </w:r>
      <w:r w:rsidRPr="009A15C3">
        <w:rPr>
          <w:b/>
          <w:bCs/>
          <w:sz w:val="36"/>
          <w:szCs w:val="36"/>
          <w:lang w:val="en-US"/>
        </w:rPr>
        <w:t>"</w:t>
      </w:r>
      <w:r w:rsidRPr="009A15C3">
        <w:rPr>
          <w:sz w:val="36"/>
          <w:szCs w:val="36"/>
          <w:lang w:val="en-US"/>
        </w:rPr>
        <w:t xml:space="preserve"> — bu kichkina, engil, bilakka kiyiladigan qurilma bo'lib, foydalanuvchining kundalik rejimini o'rganadi va unga kerakli vaqtda yumshoq tebranish hamda ovozli eslatma orqali signal beradi. Oddiy soatdan farqi shundaki, u sun'iy intellekt yordamida foydalanuvchining odatlarini tahlil qiladi va eslatmalarni avtomatik ravishda tartibga soladi. Masalan, siz har kuni soat 8:00 da dori ichishni unutsangiz, qurilma buni sezadi va o'zi eslatishni boshlaydi. Bundan tashqari, keksalar, xronik kasallar va band ishbilarmonlar uchun bu ixtiro hayotiy zaruratga aylanishi mumkin.</w:t>
      </w:r>
    </w:p>
    <w:p w14:paraId="0F63A52A" w14:textId="77777777" w:rsidR="00976D02" w:rsidRPr="009A15C3" w:rsidRDefault="00976D02" w:rsidP="00976D02">
      <w:pPr>
        <w:rPr>
          <w:b/>
          <w:bCs/>
          <w:sz w:val="36"/>
          <w:szCs w:val="36"/>
          <w:lang w:val="en-US"/>
        </w:rPr>
      </w:pPr>
    </w:p>
    <w:p w14:paraId="765F6C96" w14:textId="61E7A9A2" w:rsidR="00976D02" w:rsidRPr="009A15C3" w:rsidRDefault="00976D02" w:rsidP="00976D02">
      <w:pPr>
        <w:rPr>
          <w:b/>
          <w:bCs/>
          <w:sz w:val="36"/>
          <w:szCs w:val="36"/>
          <w:lang w:val="en-US"/>
        </w:rPr>
      </w:pPr>
      <w:r w:rsidRPr="009A15C3">
        <w:rPr>
          <w:b/>
          <w:bCs/>
          <w:sz w:val="36"/>
          <w:szCs w:val="36"/>
          <w:lang w:val="en-US"/>
        </w:rPr>
        <w:t>Xulosa</w:t>
      </w:r>
    </w:p>
    <w:p w14:paraId="45D5A8FC" w14:textId="5E5FB396" w:rsidR="00976D02" w:rsidRPr="009A15C3" w:rsidRDefault="00976D02" w:rsidP="00976D02">
      <w:pPr>
        <w:rPr>
          <w:sz w:val="36"/>
          <w:szCs w:val="36"/>
          <w:lang w:val="en-US"/>
        </w:rPr>
      </w:pPr>
      <w:r w:rsidRPr="009A15C3">
        <w:rPr>
          <w:sz w:val="36"/>
          <w:szCs w:val="36"/>
          <w:lang w:val="en-US"/>
        </w:rPr>
        <w:t xml:space="preserve">Kichik unutuvchanlik ba'zan katta oqibatlarga olib keladi. </w:t>
      </w:r>
      <w:r w:rsidRPr="009A15C3">
        <w:rPr>
          <w:b/>
          <w:bCs/>
          <w:sz w:val="36"/>
          <w:szCs w:val="36"/>
          <w:lang w:val="en-US"/>
        </w:rPr>
        <w:t>"</w:t>
      </w:r>
      <w:r w:rsidRPr="009A15C3">
        <w:rPr>
          <w:b/>
          <w:bCs/>
          <w:sz w:val="36"/>
          <w:szCs w:val="36"/>
          <w:lang w:val="en-US"/>
        </w:rPr>
        <w:t>Yordamchi</w:t>
      </w:r>
      <w:r w:rsidRPr="009A15C3">
        <w:rPr>
          <w:b/>
          <w:bCs/>
          <w:sz w:val="36"/>
          <w:szCs w:val="36"/>
          <w:lang w:val="en-US"/>
        </w:rPr>
        <w:t>"</w:t>
      </w:r>
      <w:r w:rsidRPr="009A15C3">
        <w:rPr>
          <w:sz w:val="36"/>
          <w:szCs w:val="36"/>
          <w:lang w:val="en-US"/>
        </w:rPr>
        <w:t xml:space="preserve"> esa insonni o'z hayotining xo'jayiniga aylantiradi — miyasini emas, qurilmasini ishlatsin. Ishonaman, bu ixtiro kelajakda millionlab odamlarning hayotini yengillashtiradi.</w:t>
      </w:r>
    </w:p>
    <w:p w14:paraId="04FB5DED" w14:textId="77777777" w:rsidR="008906B8" w:rsidRPr="009A15C3" w:rsidRDefault="008906B8" w:rsidP="008906B8">
      <w:pPr>
        <w:rPr>
          <w:sz w:val="36"/>
          <w:szCs w:val="36"/>
          <w:lang w:val="en-US"/>
        </w:rPr>
      </w:pPr>
    </w:p>
    <w:p w14:paraId="7800D269" w14:textId="77777777" w:rsidR="00444D6E" w:rsidRDefault="00444D6E" w:rsidP="008906B8">
      <w:pPr>
        <w:rPr>
          <w:sz w:val="36"/>
          <w:szCs w:val="36"/>
          <w:lang w:val="en-US"/>
        </w:rPr>
      </w:pPr>
    </w:p>
    <w:p w14:paraId="5E22C996" w14:textId="77777777" w:rsidR="009A15C3" w:rsidRDefault="009A15C3" w:rsidP="008906B8">
      <w:pPr>
        <w:rPr>
          <w:lang w:val="en-US"/>
        </w:rPr>
      </w:pPr>
    </w:p>
    <w:p w14:paraId="3860EA41" w14:textId="4970383C" w:rsidR="00444D6E" w:rsidRDefault="00C94494" w:rsidP="00444D6E">
      <w:pPr>
        <w:pStyle w:val="Heading1"/>
        <w:jc w:val="center"/>
        <w:rPr>
          <w:b/>
          <w:bCs/>
          <w:u w:val="single"/>
          <w:lang w:val="en-US"/>
        </w:rPr>
      </w:pPr>
      <w:r>
        <w:rPr>
          <w:b/>
          <w:bCs/>
          <w:u w:val="single"/>
          <w:lang w:val="en-US"/>
        </w:rPr>
        <w:t>To’rtinchi</w:t>
      </w:r>
      <w:r w:rsidR="00444D6E">
        <w:rPr>
          <w:b/>
          <w:bCs/>
          <w:u w:val="single"/>
          <w:lang w:val="en-US"/>
        </w:rPr>
        <w:t xml:space="preserve"> mustaqil ishi</w:t>
      </w:r>
    </w:p>
    <w:p w14:paraId="738D4E54" w14:textId="4ED919C0" w:rsidR="00444D6E" w:rsidRPr="009A15C3" w:rsidRDefault="00444D6E" w:rsidP="000A61E4">
      <w:pPr>
        <w:rPr>
          <w:sz w:val="32"/>
          <w:szCs w:val="32"/>
          <w:lang w:val="en-US"/>
        </w:rPr>
      </w:pPr>
      <w:r w:rsidRPr="009A15C3">
        <w:rPr>
          <w:b/>
          <w:bCs/>
          <w:sz w:val="32"/>
          <w:szCs w:val="32"/>
          <w:lang w:val="en-US"/>
        </w:rPr>
        <w:t>1-topshiriq. Moddiyatdan ustun turuvchi tushunchalar</w:t>
      </w:r>
    </w:p>
    <w:p w14:paraId="0F02F0FE" w14:textId="77777777" w:rsidR="00444D6E" w:rsidRPr="009A15C3" w:rsidRDefault="00444D6E" w:rsidP="00444D6E">
      <w:pPr>
        <w:rPr>
          <w:sz w:val="32"/>
          <w:szCs w:val="32"/>
          <w:lang w:val="en-US"/>
        </w:rPr>
      </w:pPr>
      <w:r w:rsidRPr="009A15C3">
        <w:rPr>
          <w:b/>
          <w:bCs/>
          <w:sz w:val="32"/>
          <w:szCs w:val="32"/>
          <w:lang w:val="en-US"/>
        </w:rPr>
        <w:t>Lafz (So'z — va'da)</w:t>
      </w:r>
      <w:r w:rsidRPr="009A15C3">
        <w:rPr>
          <w:sz w:val="32"/>
          <w:szCs w:val="32"/>
          <w:lang w:val="en-US"/>
        </w:rPr>
        <w:t xml:space="preserve"> — Mamat aka hech qachon berilgan va'dasidan qaytmagan. Na pul, na mansab, na tahdid uni so'zidan qaytara olmagan. Bu — lafzning moddiy boylikdan ustunligi.</w:t>
      </w:r>
    </w:p>
    <w:p w14:paraId="7EE3F924" w14:textId="77777777" w:rsidR="00444D6E" w:rsidRPr="009A15C3" w:rsidRDefault="00444D6E" w:rsidP="00444D6E">
      <w:pPr>
        <w:rPr>
          <w:sz w:val="32"/>
          <w:szCs w:val="32"/>
          <w:lang w:val="en-US"/>
        </w:rPr>
      </w:pPr>
      <w:r w:rsidRPr="009A15C3">
        <w:rPr>
          <w:b/>
          <w:bCs/>
          <w:sz w:val="32"/>
          <w:szCs w:val="32"/>
          <w:lang w:val="en-US"/>
        </w:rPr>
        <w:t>Vijdon va samimiyat</w:t>
      </w:r>
      <w:r w:rsidRPr="009A15C3">
        <w:rPr>
          <w:sz w:val="32"/>
          <w:szCs w:val="32"/>
          <w:lang w:val="en-US"/>
        </w:rPr>
        <w:t xml:space="preserve"> — Hofiz haq berilsa olgan, berilmasa duo qilib ketgan. Bu xatti-harakat faqat pul uchun emas, balki sidqidildan xizmat qilishni anglatadi.</w:t>
      </w:r>
    </w:p>
    <w:p w14:paraId="0AD9D51D" w14:textId="77777777" w:rsidR="00444D6E" w:rsidRPr="009A15C3" w:rsidRDefault="00444D6E" w:rsidP="00444D6E">
      <w:pPr>
        <w:rPr>
          <w:sz w:val="32"/>
          <w:szCs w:val="32"/>
          <w:lang w:val="en-US"/>
        </w:rPr>
      </w:pPr>
      <w:r w:rsidRPr="009A15C3">
        <w:rPr>
          <w:b/>
          <w:bCs/>
          <w:sz w:val="32"/>
          <w:szCs w:val="32"/>
          <w:lang w:val="en-US"/>
        </w:rPr>
        <w:t>Sha'n va or-nomus</w:t>
      </w:r>
      <w:r w:rsidRPr="009A15C3">
        <w:rPr>
          <w:sz w:val="32"/>
          <w:szCs w:val="32"/>
          <w:lang w:val="en-US"/>
        </w:rPr>
        <w:t xml:space="preserve"> — "Zakalat-pakalat" so'zini hech qachon ishlatmagan. Bu uning kasbiy va insoniy qadr-qimmatini saqlashga intilishini ko'rsatadi.</w:t>
      </w:r>
    </w:p>
    <w:p w14:paraId="3712311E" w14:textId="77777777" w:rsidR="000A61E4" w:rsidRDefault="000A61E4" w:rsidP="00444D6E">
      <w:pPr>
        <w:rPr>
          <w:lang w:val="en-US"/>
        </w:rPr>
      </w:pPr>
    </w:p>
    <w:p w14:paraId="35009B63" w14:textId="77777777" w:rsidR="000A61E4" w:rsidRDefault="000A61E4" w:rsidP="000A61E4">
      <w:pPr>
        <w:rPr>
          <w:b/>
          <w:bCs/>
          <w:lang w:val="en-US"/>
        </w:rPr>
      </w:pPr>
    </w:p>
    <w:p w14:paraId="4A8BDC69" w14:textId="06758129" w:rsidR="000A61E4" w:rsidRDefault="000A61E4" w:rsidP="00444D6E">
      <w:pPr>
        <w:rPr>
          <w:b/>
          <w:bCs/>
          <w:lang w:val="en-US"/>
        </w:rPr>
      </w:pPr>
      <w:r>
        <w:rPr>
          <w:b/>
          <w:bCs/>
          <w:lang w:val="en-US"/>
        </w:rPr>
        <w:t>2-topshiriq</w:t>
      </w:r>
    </w:p>
    <w:tbl>
      <w:tblPr>
        <w:tblStyle w:val="GridTable4-Accent6"/>
        <w:tblW w:w="0" w:type="auto"/>
        <w:tblLook w:val="04A0" w:firstRow="1" w:lastRow="0" w:firstColumn="1" w:lastColumn="0" w:noHBand="0" w:noVBand="1"/>
      </w:tblPr>
      <w:tblGrid>
        <w:gridCol w:w="3099"/>
        <w:gridCol w:w="3101"/>
        <w:gridCol w:w="3104"/>
      </w:tblGrid>
      <w:tr w:rsidR="000A61E4" w14:paraId="1C09DDB6" w14:textId="77777777" w:rsidTr="000A61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0941B34" w14:textId="3D17AC65" w:rsidR="000A61E4" w:rsidRPr="009A15C3" w:rsidRDefault="000A61E4" w:rsidP="00444D6E">
            <w:pPr>
              <w:rPr>
                <w:b w:val="0"/>
                <w:bCs w:val="0"/>
                <w:sz w:val="32"/>
                <w:szCs w:val="32"/>
                <w:lang w:val="en-US"/>
              </w:rPr>
            </w:pPr>
            <w:r w:rsidRPr="009A15C3">
              <w:rPr>
                <w:b w:val="0"/>
                <w:bCs w:val="0"/>
                <w:sz w:val="32"/>
                <w:szCs w:val="32"/>
                <w:lang w:val="en-US"/>
              </w:rPr>
              <w:t>So’z</w:t>
            </w:r>
          </w:p>
        </w:tc>
        <w:tc>
          <w:tcPr>
            <w:tcW w:w="3115" w:type="dxa"/>
          </w:tcPr>
          <w:p w14:paraId="4CE45276" w14:textId="08BF7BDE" w:rsidR="000A61E4" w:rsidRPr="009A15C3" w:rsidRDefault="000A61E4" w:rsidP="00444D6E">
            <w:pPr>
              <w:cnfStyle w:val="100000000000" w:firstRow="1" w:lastRow="0" w:firstColumn="0" w:lastColumn="0" w:oddVBand="0" w:evenVBand="0" w:oddHBand="0" w:evenHBand="0" w:firstRowFirstColumn="0" w:firstRowLastColumn="0" w:lastRowFirstColumn="0" w:lastRowLastColumn="0"/>
              <w:rPr>
                <w:b w:val="0"/>
                <w:bCs w:val="0"/>
                <w:sz w:val="32"/>
                <w:szCs w:val="32"/>
                <w:lang w:val="en-US"/>
              </w:rPr>
            </w:pPr>
            <w:r w:rsidRPr="009A15C3">
              <w:rPr>
                <w:b w:val="0"/>
                <w:bCs w:val="0"/>
                <w:sz w:val="32"/>
                <w:szCs w:val="32"/>
                <w:lang w:val="en-US"/>
              </w:rPr>
              <w:t>Ko’chish usuli</w:t>
            </w:r>
          </w:p>
        </w:tc>
        <w:tc>
          <w:tcPr>
            <w:tcW w:w="3115" w:type="dxa"/>
          </w:tcPr>
          <w:p w14:paraId="6E3C5806" w14:textId="1F9018AB" w:rsidR="000A61E4" w:rsidRPr="009A15C3" w:rsidRDefault="000A61E4" w:rsidP="00444D6E">
            <w:pPr>
              <w:cnfStyle w:val="100000000000" w:firstRow="1" w:lastRow="0" w:firstColumn="0" w:lastColumn="0" w:oddVBand="0" w:evenVBand="0" w:oddHBand="0" w:evenHBand="0" w:firstRowFirstColumn="0" w:firstRowLastColumn="0" w:lastRowFirstColumn="0" w:lastRowLastColumn="0"/>
              <w:rPr>
                <w:b w:val="0"/>
                <w:bCs w:val="0"/>
                <w:sz w:val="32"/>
                <w:szCs w:val="32"/>
                <w:lang w:val="en-US"/>
              </w:rPr>
            </w:pPr>
            <w:r w:rsidRPr="009A15C3">
              <w:rPr>
                <w:b w:val="0"/>
                <w:bCs w:val="0"/>
                <w:sz w:val="32"/>
                <w:szCs w:val="32"/>
                <w:lang w:val="en-US"/>
              </w:rPr>
              <w:t>Izohi</w:t>
            </w:r>
          </w:p>
        </w:tc>
      </w:tr>
      <w:tr w:rsidR="000A61E4" w14:paraId="750D58CA" w14:textId="77777777" w:rsidTr="000A6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18B4896" w14:textId="39C90388" w:rsidR="000A61E4" w:rsidRPr="009A15C3" w:rsidRDefault="000A61E4" w:rsidP="00444D6E">
            <w:pPr>
              <w:rPr>
                <w:sz w:val="32"/>
                <w:szCs w:val="32"/>
                <w:lang w:val="en-US"/>
              </w:rPr>
            </w:pPr>
            <w:r w:rsidRPr="009A15C3">
              <w:rPr>
                <w:sz w:val="32"/>
                <w:szCs w:val="32"/>
                <w:lang w:val="en-US"/>
              </w:rPr>
              <w:t>Teran (tushunib)</w:t>
            </w:r>
          </w:p>
        </w:tc>
        <w:tc>
          <w:tcPr>
            <w:tcW w:w="3115" w:type="dxa"/>
          </w:tcPr>
          <w:p w14:paraId="176C888C" w14:textId="777ACA1E" w:rsidR="000A61E4" w:rsidRPr="009A15C3" w:rsidRDefault="000A61E4" w:rsidP="00444D6E">
            <w:pPr>
              <w:cnfStyle w:val="000000100000" w:firstRow="0" w:lastRow="0" w:firstColumn="0" w:lastColumn="0" w:oddVBand="0" w:evenVBand="0" w:oddHBand="1" w:evenHBand="0" w:firstRowFirstColumn="0" w:firstRowLastColumn="0" w:lastRowFirstColumn="0" w:lastRowLastColumn="0"/>
              <w:rPr>
                <w:sz w:val="32"/>
                <w:szCs w:val="32"/>
                <w:lang w:val="en-US"/>
              </w:rPr>
            </w:pPr>
            <w:r w:rsidRPr="009A15C3">
              <w:rPr>
                <w:sz w:val="32"/>
                <w:szCs w:val="32"/>
                <w:lang w:val="en-US"/>
              </w:rPr>
              <w:t>Metafora (o’xshatish yo’li bilan)</w:t>
            </w:r>
          </w:p>
        </w:tc>
        <w:tc>
          <w:tcPr>
            <w:tcW w:w="3115" w:type="dxa"/>
          </w:tcPr>
          <w:p w14:paraId="39BF2579" w14:textId="16FE52A0" w:rsidR="000A61E4" w:rsidRPr="009A15C3" w:rsidRDefault="000A61E4" w:rsidP="00444D6E">
            <w:pPr>
              <w:cnfStyle w:val="000000100000" w:firstRow="0" w:lastRow="0" w:firstColumn="0" w:lastColumn="0" w:oddVBand="0" w:evenVBand="0" w:oddHBand="1" w:evenHBand="0" w:firstRowFirstColumn="0" w:firstRowLastColumn="0" w:lastRowFirstColumn="0" w:lastRowLastColumn="0"/>
              <w:rPr>
                <w:sz w:val="32"/>
                <w:szCs w:val="32"/>
                <w:lang w:val="en-US"/>
              </w:rPr>
            </w:pPr>
            <w:r w:rsidRPr="009A15C3">
              <w:rPr>
                <w:sz w:val="32"/>
                <w:szCs w:val="32"/>
                <w:lang w:val="en-US"/>
              </w:rPr>
              <w:t>Asli ma’nosi: suvning chuqurligi. Ko’chma ma’nosi: fikrning, tushunishning chuqurligi</w:t>
            </w:r>
          </w:p>
        </w:tc>
      </w:tr>
      <w:tr w:rsidR="000A61E4" w14:paraId="3B15FF9D" w14:textId="77777777" w:rsidTr="000A61E4">
        <w:tc>
          <w:tcPr>
            <w:cnfStyle w:val="001000000000" w:firstRow="0" w:lastRow="0" w:firstColumn="1" w:lastColumn="0" w:oddVBand="0" w:evenVBand="0" w:oddHBand="0" w:evenHBand="0" w:firstRowFirstColumn="0" w:firstRowLastColumn="0" w:lastRowFirstColumn="0" w:lastRowLastColumn="0"/>
            <w:tcW w:w="3114" w:type="dxa"/>
          </w:tcPr>
          <w:p w14:paraId="1C142250" w14:textId="53EC2331" w:rsidR="000A61E4" w:rsidRPr="009A15C3" w:rsidRDefault="000A61E4" w:rsidP="00444D6E">
            <w:pPr>
              <w:rPr>
                <w:sz w:val="32"/>
                <w:szCs w:val="32"/>
                <w:lang w:val="en-US"/>
              </w:rPr>
            </w:pPr>
            <w:r w:rsidRPr="009A15C3">
              <w:rPr>
                <w:sz w:val="32"/>
                <w:szCs w:val="32"/>
                <w:lang w:val="en-US"/>
              </w:rPr>
              <w:t>Tiniq (ovozda)</w:t>
            </w:r>
          </w:p>
        </w:tc>
        <w:tc>
          <w:tcPr>
            <w:tcW w:w="3115" w:type="dxa"/>
          </w:tcPr>
          <w:p w14:paraId="4B752450" w14:textId="591099B8" w:rsidR="000A61E4" w:rsidRPr="009A15C3" w:rsidRDefault="000A61E4" w:rsidP="00444D6E">
            <w:pPr>
              <w:cnfStyle w:val="000000000000" w:firstRow="0" w:lastRow="0" w:firstColumn="0" w:lastColumn="0" w:oddVBand="0" w:evenVBand="0" w:oddHBand="0" w:evenHBand="0" w:firstRowFirstColumn="0" w:firstRowLastColumn="0" w:lastRowFirstColumn="0" w:lastRowLastColumn="0"/>
              <w:rPr>
                <w:sz w:val="32"/>
                <w:szCs w:val="32"/>
                <w:lang w:val="en-US"/>
              </w:rPr>
            </w:pPr>
            <w:r w:rsidRPr="009A15C3">
              <w:rPr>
                <w:sz w:val="32"/>
                <w:szCs w:val="32"/>
                <w:lang w:val="en-US"/>
              </w:rPr>
              <w:t>Metafora</w:t>
            </w:r>
          </w:p>
        </w:tc>
        <w:tc>
          <w:tcPr>
            <w:tcW w:w="3115" w:type="dxa"/>
          </w:tcPr>
          <w:p w14:paraId="67FEF550" w14:textId="56F02FBA" w:rsidR="000A61E4" w:rsidRPr="009A15C3" w:rsidRDefault="000A61E4" w:rsidP="00444D6E">
            <w:pPr>
              <w:cnfStyle w:val="000000000000" w:firstRow="0" w:lastRow="0" w:firstColumn="0" w:lastColumn="0" w:oddVBand="0" w:evenVBand="0" w:oddHBand="0" w:evenHBand="0" w:firstRowFirstColumn="0" w:firstRowLastColumn="0" w:lastRowFirstColumn="0" w:lastRowLastColumn="0"/>
              <w:rPr>
                <w:sz w:val="32"/>
                <w:szCs w:val="32"/>
                <w:lang w:val="en-US"/>
              </w:rPr>
            </w:pPr>
            <w:r w:rsidRPr="009A15C3">
              <w:rPr>
                <w:sz w:val="32"/>
                <w:szCs w:val="32"/>
                <w:lang w:val="en-US"/>
              </w:rPr>
              <w:t>Asl ma'nosi: suvning tiniqligi. Ko'chma ma'nosi: ovozning sofligi, ravshanligi</w:t>
            </w:r>
          </w:p>
        </w:tc>
      </w:tr>
      <w:tr w:rsidR="000A61E4" w14:paraId="786564DA" w14:textId="77777777" w:rsidTr="000A6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5FC060C" w14:textId="10BEBCDB" w:rsidR="000A61E4" w:rsidRPr="009A15C3" w:rsidRDefault="000A61E4" w:rsidP="00444D6E">
            <w:pPr>
              <w:rPr>
                <w:sz w:val="32"/>
                <w:szCs w:val="32"/>
                <w:lang w:val="en-US"/>
              </w:rPr>
            </w:pPr>
            <w:r w:rsidRPr="009A15C3">
              <w:rPr>
                <w:sz w:val="32"/>
                <w:szCs w:val="32"/>
              </w:rPr>
              <w:t>Temir (daftari)</w:t>
            </w:r>
          </w:p>
        </w:tc>
        <w:tc>
          <w:tcPr>
            <w:tcW w:w="3115" w:type="dxa"/>
          </w:tcPr>
          <w:p w14:paraId="4080D64C" w14:textId="33EF3901" w:rsidR="000A61E4" w:rsidRPr="009A15C3" w:rsidRDefault="000A61E4" w:rsidP="00444D6E">
            <w:pPr>
              <w:cnfStyle w:val="000000100000" w:firstRow="0" w:lastRow="0" w:firstColumn="0" w:lastColumn="0" w:oddVBand="0" w:evenVBand="0" w:oddHBand="1" w:evenHBand="0" w:firstRowFirstColumn="0" w:firstRowLastColumn="0" w:lastRowFirstColumn="0" w:lastRowLastColumn="0"/>
              <w:rPr>
                <w:sz w:val="32"/>
                <w:szCs w:val="32"/>
                <w:lang w:val="en-US"/>
              </w:rPr>
            </w:pPr>
            <w:r w:rsidRPr="009A15C3">
              <w:rPr>
                <w:sz w:val="32"/>
                <w:szCs w:val="32"/>
              </w:rPr>
              <w:t>Metafora</w:t>
            </w:r>
          </w:p>
        </w:tc>
        <w:tc>
          <w:tcPr>
            <w:tcW w:w="3115" w:type="dxa"/>
          </w:tcPr>
          <w:p w14:paraId="29A9F694" w14:textId="1ED28064" w:rsidR="000A61E4" w:rsidRPr="009A15C3" w:rsidRDefault="000A61E4" w:rsidP="00444D6E">
            <w:pPr>
              <w:cnfStyle w:val="000000100000" w:firstRow="0" w:lastRow="0" w:firstColumn="0" w:lastColumn="0" w:oddVBand="0" w:evenVBand="0" w:oddHBand="1" w:evenHBand="0" w:firstRowFirstColumn="0" w:firstRowLastColumn="0" w:lastRowFirstColumn="0" w:lastRowLastColumn="0"/>
              <w:rPr>
                <w:sz w:val="32"/>
                <w:szCs w:val="32"/>
                <w:lang w:val="en-US"/>
              </w:rPr>
            </w:pPr>
            <w:r w:rsidRPr="009A15C3">
              <w:rPr>
                <w:sz w:val="32"/>
                <w:szCs w:val="32"/>
                <w:lang w:val="en-US"/>
              </w:rPr>
              <w:t>Asl ma'nosi: metal. Ko'chma ma'nosi: mustahkam, o'zgarmas, ishonchli</w:t>
            </w:r>
          </w:p>
        </w:tc>
      </w:tr>
      <w:tr w:rsidR="000A61E4" w14:paraId="7D95358C" w14:textId="77777777" w:rsidTr="000A61E4">
        <w:tc>
          <w:tcPr>
            <w:cnfStyle w:val="001000000000" w:firstRow="0" w:lastRow="0" w:firstColumn="1" w:lastColumn="0" w:oddVBand="0" w:evenVBand="0" w:oddHBand="0" w:evenHBand="0" w:firstRowFirstColumn="0" w:firstRowLastColumn="0" w:lastRowFirstColumn="0" w:lastRowLastColumn="0"/>
            <w:tcW w:w="3114" w:type="dxa"/>
          </w:tcPr>
          <w:p w14:paraId="64DAFE46" w14:textId="4DFDA53D" w:rsidR="000A61E4" w:rsidRPr="009A15C3" w:rsidRDefault="000A61E4" w:rsidP="00444D6E">
            <w:pPr>
              <w:rPr>
                <w:sz w:val="32"/>
                <w:szCs w:val="32"/>
                <w:lang w:val="en-US"/>
              </w:rPr>
            </w:pPr>
            <w:r w:rsidRPr="009A15C3">
              <w:rPr>
                <w:sz w:val="32"/>
                <w:szCs w:val="32"/>
              </w:rPr>
              <w:t>Qo'li qisqa</w:t>
            </w:r>
          </w:p>
        </w:tc>
        <w:tc>
          <w:tcPr>
            <w:tcW w:w="3115" w:type="dxa"/>
          </w:tcPr>
          <w:p w14:paraId="40599FAB" w14:textId="606B871C" w:rsidR="000A61E4" w:rsidRPr="009A15C3" w:rsidRDefault="000A61E4" w:rsidP="00444D6E">
            <w:pPr>
              <w:cnfStyle w:val="000000000000" w:firstRow="0" w:lastRow="0" w:firstColumn="0" w:lastColumn="0" w:oddVBand="0" w:evenVBand="0" w:oddHBand="0" w:evenHBand="0" w:firstRowFirstColumn="0" w:firstRowLastColumn="0" w:lastRowFirstColumn="0" w:lastRowLastColumn="0"/>
              <w:rPr>
                <w:sz w:val="32"/>
                <w:szCs w:val="32"/>
                <w:lang w:val="en-US"/>
              </w:rPr>
            </w:pPr>
            <w:r w:rsidRPr="009A15C3">
              <w:rPr>
                <w:sz w:val="32"/>
                <w:szCs w:val="32"/>
              </w:rPr>
              <w:t>Metonimiya (belgi orqali ko'chish)</w:t>
            </w:r>
          </w:p>
        </w:tc>
        <w:tc>
          <w:tcPr>
            <w:tcW w:w="3115" w:type="dxa"/>
          </w:tcPr>
          <w:p w14:paraId="494F2D99" w14:textId="20AD0D78" w:rsidR="000A61E4" w:rsidRPr="009A15C3" w:rsidRDefault="000A61E4" w:rsidP="00444D6E">
            <w:pPr>
              <w:cnfStyle w:val="000000000000" w:firstRow="0" w:lastRow="0" w:firstColumn="0" w:lastColumn="0" w:oddVBand="0" w:evenVBand="0" w:oddHBand="0" w:evenHBand="0" w:firstRowFirstColumn="0" w:firstRowLastColumn="0" w:lastRowFirstColumn="0" w:lastRowLastColumn="0"/>
              <w:rPr>
                <w:sz w:val="32"/>
                <w:szCs w:val="32"/>
                <w:lang w:val="en-US"/>
              </w:rPr>
            </w:pPr>
            <w:r w:rsidRPr="009A15C3">
              <w:rPr>
                <w:sz w:val="32"/>
                <w:szCs w:val="32"/>
                <w:lang w:val="en-US"/>
              </w:rPr>
              <w:t>Asl ma'nosi: qo'lning uzun-qisqaligi. Ko'chma ma'nosi: moddiy ahvolning nochorligi</w:t>
            </w:r>
          </w:p>
        </w:tc>
      </w:tr>
    </w:tbl>
    <w:p w14:paraId="339F6AC1" w14:textId="16678A96" w:rsidR="00444D6E" w:rsidRDefault="00444D6E" w:rsidP="000A61E4">
      <w:pPr>
        <w:rPr>
          <w:b/>
          <w:bCs/>
          <w:lang w:val="en-US"/>
        </w:rPr>
      </w:pPr>
    </w:p>
    <w:p w14:paraId="16F596EC" w14:textId="77777777" w:rsidR="009A15C3" w:rsidRDefault="009A15C3" w:rsidP="000A61E4">
      <w:pPr>
        <w:rPr>
          <w:b/>
          <w:bCs/>
          <w:lang w:val="en-US"/>
        </w:rPr>
      </w:pPr>
    </w:p>
    <w:p w14:paraId="49922FB3" w14:textId="77777777" w:rsidR="009A15C3" w:rsidRDefault="009A15C3" w:rsidP="009A15C3">
      <w:pPr>
        <w:pStyle w:val="Heading1"/>
        <w:rPr>
          <w:b/>
          <w:bCs/>
          <w:u w:val="single"/>
          <w:lang w:val="en-US"/>
        </w:rPr>
      </w:pPr>
    </w:p>
    <w:p w14:paraId="20A7619C" w14:textId="52417D14" w:rsidR="009A15C3" w:rsidRDefault="00C94494" w:rsidP="00672766">
      <w:pPr>
        <w:pStyle w:val="Heading1"/>
        <w:jc w:val="center"/>
        <w:rPr>
          <w:b/>
          <w:bCs/>
          <w:u w:val="single"/>
          <w:lang w:val="en-US"/>
        </w:rPr>
      </w:pPr>
      <w:r>
        <w:rPr>
          <w:b/>
          <w:bCs/>
          <w:u w:val="single"/>
          <w:lang w:val="en-US"/>
        </w:rPr>
        <w:t xml:space="preserve">Beshinchi </w:t>
      </w:r>
      <w:r w:rsidR="009A15C3">
        <w:rPr>
          <w:b/>
          <w:bCs/>
          <w:u w:val="single"/>
          <w:lang w:val="en-US"/>
        </w:rPr>
        <w:t>mustaqil ishi</w:t>
      </w:r>
    </w:p>
    <w:p w14:paraId="79FBF6A7" w14:textId="77777777" w:rsidR="00831207" w:rsidRPr="00831207" w:rsidRDefault="00831207" w:rsidP="00831207">
      <w:pPr>
        <w:rPr>
          <w:lang w:val="en-US"/>
        </w:rPr>
      </w:pPr>
    </w:p>
    <w:p w14:paraId="4613CF62" w14:textId="2C271581" w:rsidR="00831207" w:rsidRPr="00831207" w:rsidRDefault="00831207" w:rsidP="00831207">
      <w:pPr>
        <w:rPr>
          <w:b/>
          <w:bCs/>
          <w:sz w:val="34"/>
          <w:szCs w:val="28"/>
          <w:lang w:val="en-US"/>
        </w:rPr>
      </w:pPr>
      <w:r w:rsidRPr="00831207">
        <w:rPr>
          <w:rFonts w:ascii="Segoe UI Emoji" w:hAnsi="Segoe UI Emoji" w:cs="Segoe UI Emoji"/>
          <w:b/>
          <w:bCs/>
          <w:sz w:val="34"/>
          <w:szCs w:val="28"/>
        </w:rPr>
        <w:t>📌</w:t>
      </w:r>
      <w:r w:rsidRPr="00831207">
        <w:rPr>
          <w:b/>
          <w:bCs/>
          <w:sz w:val="34"/>
          <w:szCs w:val="28"/>
          <w:lang w:val="en-US"/>
        </w:rPr>
        <w:t xml:space="preserve"> </w:t>
      </w:r>
      <w:r w:rsidRPr="00831207">
        <w:rPr>
          <w:b/>
          <w:bCs/>
          <w:sz w:val="34"/>
          <w:szCs w:val="28"/>
          <w:lang w:val="en-US"/>
        </w:rPr>
        <w:t>Matnning bosh maqsadi</w:t>
      </w:r>
    </w:p>
    <w:p w14:paraId="0107AC1C" w14:textId="77777777" w:rsidR="00831207" w:rsidRPr="00831207" w:rsidRDefault="00831207" w:rsidP="00831207">
      <w:pPr>
        <w:rPr>
          <w:sz w:val="34"/>
          <w:szCs w:val="28"/>
          <w:lang w:val="en-US"/>
        </w:rPr>
      </w:pPr>
      <w:r w:rsidRPr="00831207">
        <w:rPr>
          <w:sz w:val="34"/>
          <w:szCs w:val="28"/>
          <w:lang w:val="en-US"/>
        </w:rPr>
        <w:t xml:space="preserve">Matnning bosh maqsadi — </w:t>
      </w:r>
      <w:r w:rsidRPr="00831207">
        <w:rPr>
          <w:b/>
          <w:bCs/>
          <w:sz w:val="34"/>
          <w:szCs w:val="28"/>
          <w:lang w:val="en-US"/>
        </w:rPr>
        <w:t>shukrona tuyg'usini tarbiyalash</w:t>
      </w:r>
      <w:r w:rsidRPr="00831207">
        <w:rPr>
          <w:sz w:val="34"/>
          <w:szCs w:val="28"/>
          <w:lang w:val="en-US"/>
        </w:rPr>
        <w:t>. Ya'ni, inson o'zida yo'q narsaga nolimay, borida bor ne'matlarga — sog'lik, aql, to'rt much — shukr qilishi kerakligini anglatishdir.</w:t>
      </w:r>
    </w:p>
    <w:p w14:paraId="1E6268EB" w14:textId="77777777" w:rsidR="00831207" w:rsidRPr="00831207" w:rsidRDefault="00831207" w:rsidP="00831207">
      <w:pPr>
        <w:rPr>
          <w:sz w:val="34"/>
          <w:szCs w:val="28"/>
          <w:lang w:val="en-US"/>
        </w:rPr>
      </w:pPr>
      <w:r w:rsidRPr="00831207">
        <w:rPr>
          <w:sz w:val="34"/>
          <w:szCs w:val="28"/>
          <w:lang w:val="en-US"/>
        </w:rPr>
        <w:t xml:space="preserve">Muallif yo'lovchi timsolida hikmatli bir usul qo'llaydi: faqirga uning o'z tiliga — savdo tiliga murojaat qilib, ko'z, qo'l, barmoq kabi a'zolarining qiymatini his ettiradi. Shunda faqir o'zi bilmagan holda </w:t>
      </w:r>
      <w:r w:rsidRPr="00831207">
        <w:rPr>
          <w:b/>
          <w:bCs/>
          <w:sz w:val="34"/>
          <w:szCs w:val="28"/>
          <w:lang w:val="en-US"/>
        </w:rPr>
        <w:t>aslida boy ekanini</w:t>
      </w:r>
      <w:r w:rsidRPr="00831207">
        <w:rPr>
          <w:sz w:val="34"/>
          <w:szCs w:val="28"/>
          <w:lang w:val="en-US"/>
        </w:rPr>
        <w:t xml:space="preserve"> anglaydi.</w:t>
      </w:r>
    </w:p>
    <w:p w14:paraId="1B013867" w14:textId="77777777" w:rsidR="00831207" w:rsidRPr="00831207" w:rsidRDefault="00831207" w:rsidP="00831207">
      <w:pPr>
        <w:rPr>
          <w:sz w:val="34"/>
          <w:szCs w:val="28"/>
          <w:lang w:val="en-US"/>
        </w:rPr>
      </w:pPr>
    </w:p>
    <w:p w14:paraId="07EDC4C2" w14:textId="77777777" w:rsidR="00831207" w:rsidRDefault="00831207" w:rsidP="00831207">
      <w:pPr>
        <w:rPr>
          <w:sz w:val="34"/>
          <w:szCs w:val="28"/>
          <w:lang w:val="en-US"/>
        </w:rPr>
      </w:pPr>
    </w:p>
    <w:p w14:paraId="717A1A96" w14:textId="77777777" w:rsidR="00831207" w:rsidRDefault="00831207" w:rsidP="00831207">
      <w:pPr>
        <w:rPr>
          <w:sz w:val="34"/>
          <w:szCs w:val="28"/>
          <w:lang w:val="en-US"/>
        </w:rPr>
      </w:pPr>
    </w:p>
    <w:p w14:paraId="5B630696" w14:textId="77777777" w:rsidR="00831207" w:rsidRDefault="00831207" w:rsidP="00831207">
      <w:pPr>
        <w:rPr>
          <w:sz w:val="34"/>
          <w:szCs w:val="28"/>
          <w:lang w:val="en-US"/>
        </w:rPr>
      </w:pPr>
    </w:p>
    <w:p w14:paraId="0B7DC997" w14:textId="77777777" w:rsidR="00831207" w:rsidRPr="00831207" w:rsidRDefault="00831207" w:rsidP="00831207">
      <w:pPr>
        <w:rPr>
          <w:sz w:val="34"/>
          <w:szCs w:val="28"/>
          <w:lang w:val="en-US"/>
        </w:rPr>
      </w:pPr>
    </w:p>
    <w:p w14:paraId="59A871C7" w14:textId="292E0705" w:rsidR="00831207" w:rsidRPr="00831207" w:rsidRDefault="00831207" w:rsidP="00831207">
      <w:pPr>
        <w:rPr>
          <w:b/>
          <w:bCs/>
          <w:sz w:val="34"/>
          <w:szCs w:val="28"/>
          <w:lang w:val="en-US"/>
        </w:rPr>
      </w:pPr>
      <w:r w:rsidRPr="00831207">
        <w:rPr>
          <w:rFonts w:ascii="Segoe UI Emoji" w:hAnsi="Segoe UI Emoji" w:cs="Segoe UI Emoji"/>
          <w:b/>
          <w:bCs/>
          <w:sz w:val="34"/>
          <w:szCs w:val="28"/>
        </w:rPr>
        <w:t>🔍</w:t>
      </w:r>
      <w:r w:rsidRPr="00831207">
        <w:rPr>
          <w:b/>
          <w:bCs/>
          <w:sz w:val="34"/>
          <w:szCs w:val="28"/>
          <w:lang w:val="en-US"/>
        </w:rPr>
        <w:t xml:space="preserve"> Matndagi haqorat so'z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3308"/>
        <w:gridCol w:w="4476"/>
      </w:tblGrid>
      <w:tr w:rsidR="00831207" w:rsidRPr="00831207" w14:paraId="2BFC8F5E" w14:textId="77777777">
        <w:trPr>
          <w:tblHeader/>
          <w:tblCellSpacing w:w="15" w:type="dxa"/>
        </w:trPr>
        <w:tc>
          <w:tcPr>
            <w:tcW w:w="0" w:type="auto"/>
            <w:vAlign w:val="center"/>
            <w:hideMark/>
          </w:tcPr>
          <w:p w14:paraId="2E21C14D" w14:textId="3C6E5238" w:rsidR="00831207" w:rsidRPr="00831207" w:rsidRDefault="00831207" w:rsidP="00831207">
            <w:pPr>
              <w:rPr>
                <w:b/>
                <w:bCs/>
                <w:sz w:val="34"/>
                <w:szCs w:val="28"/>
              </w:rPr>
            </w:pPr>
          </w:p>
        </w:tc>
        <w:tc>
          <w:tcPr>
            <w:tcW w:w="0" w:type="auto"/>
            <w:vAlign w:val="center"/>
            <w:hideMark/>
          </w:tcPr>
          <w:p w14:paraId="600170ED" w14:textId="69E62034" w:rsidR="00831207" w:rsidRPr="00831207" w:rsidRDefault="00831207" w:rsidP="00831207">
            <w:pPr>
              <w:rPr>
                <w:b/>
                <w:bCs/>
                <w:sz w:val="34"/>
                <w:szCs w:val="28"/>
              </w:rPr>
            </w:pPr>
          </w:p>
        </w:tc>
        <w:tc>
          <w:tcPr>
            <w:tcW w:w="0" w:type="auto"/>
            <w:vAlign w:val="center"/>
            <w:hideMark/>
          </w:tcPr>
          <w:p w14:paraId="325618A7" w14:textId="7270BBEB" w:rsidR="00831207" w:rsidRPr="00831207" w:rsidRDefault="00831207" w:rsidP="00831207">
            <w:pPr>
              <w:rPr>
                <w:b/>
                <w:bCs/>
                <w:sz w:val="34"/>
                <w:szCs w:val="28"/>
                <w:lang w:val="en-US"/>
              </w:rPr>
            </w:pPr>
          </w:p>
        </w:tc>
      </w:tr>
      <w:tr w:rsidR="00831207" w:rsidRPr="00831207" w14:paraId="03827BD1" w14:textId="77777777">
        <w:trPr>
          <w:tblCellSpacing w:w="15" w:type="dxa"/>
        </w:trPr>
        <w:tc>
          <w:tcPr>
            <w:tcW w:w="0" w:type="auto"/>
            <w:vAlign w:val="center"/>
            <w:hideMark/>
          </w:tcPr>
          <w:p w14:paraId="1314D4AE" w14:textId="77777777" w:rsidR="00831207" w:rsidRPr="00831207" w:rsidRDefault="00831207" w:rsidP="00831207">
            <w:pPr>
              <w:rPr>
                <w:sz w:val="34"/>
                <w:szCs w:val="28"/>
              </w:rPr>
            </w:pPr>
            <w:r w:rsidRPr="00831207">
              <w:rPr>
                <w:b/>
                <w:bCs/>
                <w:sz w:val="34"/>
                <w:szCs w:val="28"/>
              </w:rPr>
              <w:t>"Ahmoq"</w:t>
            </w:r>
          </w:p>
        </w:tc>
        <w:tc>
          <w:tcPr>
            <w:tcW w:w="0" w:type="auto"/>
            <w:vAlign w:val="center"/>
            <w:hideMark/>
          </w:tcPr>
          <w:p w14:paraId="212FCE49" w14:textId="77777777" w:rsidR="00831207" w:rsidRPr="00831207" w:rsidRDefault="00831207" w:rsidP="00831207">
            <w:pPr>
              <w:rPr>
                <w:sz w:val="34"/>
                <w:szCs w:val="28"/>
                <w:lang w:val="en-US"/>
              </w:rPr>
            </w:pPr>
            <w:r w:rsidRPr="00831207">
              <w:rPr>
                <w:sz w:val="34"/>
                <w:szCs w:val="28"/>
                <w:lang w:val="en-US"/>
              </w:rPr>
              <w:t xml:space="preserve">Yo'lovchining so'zida: </w:t>
            </w:r>
            <w:r w:rsidRPr="00831207">
              <w:rPr>
                <w:i/>
                <w:iCs/>
                <w:sz w:val="34"/>
                <w:szCs w:val="28"/>
                <w:lang w:val="en-US"/>
              </w:rPr>
              <w:t>"Ey ahmoq, unda nega noliyapsan?"</w:t>
            </w:r>
          </w:p>
        </w:tc>
        <w:tc>
          <w:tcPr>
            <w:tcW w:w="0" w:type="auto"/>
            <w:vAlign w:val="center"/>
            <w:hideMark/>
          </w:tcPr>
          <w:p w14:paraId="42098D67" w14:textId="77777777" w:rsidR="00831207" w:rsidRPr="00831207" w:rsidRDefault="00831207" w:rsidP="00831207">
            <w:pPr>
              <w:rPr>
                <w:sz w:val="34"/>
                <w:szCs w:val="28"/>
                <w:lang w:val="en-US"/>
              </w:rPr>
            </w:pPr>
            <w:r w:rsidRPr="00831207">
              <w:rPr>
                <w:sz w:val="34"/>
                <w:szCs w:val="28"/>
                <w:lang w:val="en-US"/>
              </w:rPr>
              <w:t xml:space="preserve">Faqirni haqorat qilish uchun emas, balki uni </w:t>
            </w:r>
            <w:r w:rsidRPr="00831207">
              <w:rPr>
                <w:b/>
                <w:bCs/>
                <w:sz w:val="34"/>
                <w:szCs w:val="28"/>
                <w:lang w:val="en-US"/>
              </w:rPr>
              <w:t>uyg'otish, keskin tarzda haqiqatga yetaklash</w:t>
            </w:r>
            <w:r w:rsidRPr="00831207">
              <w:rPr>
                <w:sz w:val="34"/>
                <w:szCs w:val="28"/>
                <w:lang w:val="en-US"/>
              </w:rPr>
              <w:t xml:space="preserve"> uchun ishlatilgan</w:t>
            </w:r>
          </w:p>
        </w:tc>
      </w:tr>
    </w:tbl>
    <w:p w14:paraId="47272282" w14:textId="77777777" w:rsidR="00C94494" w:rsidRDefault="00C94494" w:rsidP="009A15C3">
      <w:pPr>
        <w:rPr>
          <w:lang w:val="en-US"/>
        </w:rPr>
      </w:pPr>
    </w:p>
    <w:p w14:paraId="0EAEB925" w14:textId="77777777" w:rsidR="00831207" w:rsidRDefault="00831207" w:rsidP="009A15C3">
      <w:pPr>
        <w:rPr>
          <w:lang w:val="en-US"/>
        </w:rPr>
      </w:pPr>
    </w:p>
    <w:p w14:paraId="3158E099" w14:textId="77777777" w:rsidR="00831207" w:rsidRDefault="00831207" w:rsidP="009A15C3">
      <w:pPr>
        <w:rPr>
          <w:lang w:val="en-US"/>
        </w:rPr>
      </w:pPr>
    </w:p>
    <w:p w14:paraId="414CFD3C" w14:textId="77777777" w:rsidR="00831207" w:rsidRDefault="00831207" w:rsidP="009A15C3">
      <w:pPr>
        <w:rPr>
          <w:lang w:val="en-US"/>
        </w:rPr>
      </w:pPr>
    </w:p>
    <w:p w14:paraId="116D658B" w14:textId="77777777" w:rsidR="00831207" w:rsidRDefault="00831207" w:rsidP="009A15C3">
      <w:pPr>
        <w:rPr>
          <w:lang w:val="en-US"/>
        </w:rPr>
      </w:pPr>
    </w:p>
    <w:p w14:paraId="3D7DBE87" w14:textId="77777777" w:rsidR="00831207" w:rsidRDefault="00831207" w:rsidP="009A15C3">
      <w:pPr>
        <w:rPr>
          <w:lang w:val="en-US"/>
        </w:rPr>
      </w:pPr>
    </w:p>
    <w:p w14:paraId="3C1A3992" w14:textId="77777777" w:rsidR="00831207" w:rsidRDefault="00831207" w:rsidP="009A15C3">
      <w:pPr>
        <w:rPr>
          <w:lang w:val="en-US"/>
        </w:rPr>
      </w:pPr>
    </w:p>
    <w:p w14:paraId="30A9ACB5" w14:textId="77777777" w:rsidR="00831207" w:rsidRDefault="00831207" w:rsidP="009A15C3">
      <w:pPr>
        <w:rPr>
          <w:lang w:val="en-US"/>
        </w:rPr>
      </w:pPr>
    </w:p>
    <w:p w14:paraId="3215B973" w14:textId="77777777" w:rsidR="00831207" w:rsidRDefault="00831207" w:rsidP="009A15C3">
      <w:pPr>
        <w:rPr>
          <w:lang w:val="en-US"/>
        </w:rPr>
      </w:pPr>
    </w:p>
    <w:p w14:paraId="4B3E95D6" w14:textId="4EE3463F" w:rsidR="00831207" w:rsidRDefault="00831207" w:rsidP="00831207">
      <w:pPr>
        <w:pStyle w:val="Heading1"/>
        <w:jc w:val="center"/>
        <w:rPr>
          <w:b/>
          <w:bCs/>
          <w:u w:val="single"/>
          <w:lang w:val="en-US"/>
        </w:rPr>
      </w:pPr>
      <w:r>
        <w:rPr>
          <w:b/>
          <w:bCs/>
          <w:u w:val="single"/>
          <w:lang w:val="en-US"/>
        </w:rPr>
        <w:t>Oltinchi mustaqil ishi</w:t>
      </w:r>
    </w:p>
    <w:p w14:paraId="3788A42B" w14:textId="77777777" w:rsidR="00831207" w:rsidRPr="00831207" w:rsidRDefault="00831207" w:rsidP="00831207">
      <w:pPr>
        <w:rPr>
          <w:lang w:val="en-US"/>
        </w:rPr>
      </w:pPr>
    </w:p>
    <w:p w14:paraId="036315D3" w14:textId="77777777" w:rsidR="00831207" w:rsidRDefault="00831207" w:rsidP="00831207">
      <w:pPr>
        <w:jc w:val="center"/>
        <w:rPr>
          <w:b/>
          <w:bCs/>
          <w:sz w:val="40"/>
          <w:szCs w:val="34"/>
          <w:u w:val="single"/>
          <w:lang w:val="en-US"/>
        </w:rPr>
      </w:pPr>
      <w:r w:rsidRPr="00831207">
        <w:rPr>
          <w:b/>
          <w:bCs/>
          <w:sz w:val="40"/>
          <w:szCs w:val="34"/>
          <w:u w:val="single"/>
          <w:lang w:val="en-US"/>
        </w:rPr>
        <w:t>Xulosa</w:t>
      </w:r>
    </w:p>
    <w:p w14:paraId="241E54DF" w14:textId="77777777" w:rsidR="00831207" w:rsidRPr="00831207" w:rsidRDefault="00831207" w:rsidP="00831207">
      <w:pPr>
        <w:jc w:val="center"/>
        <w:rPr>
          <w:b/>
          <w:bCs/>
          <w:sz w:val="40"/>
          <w:szCs w:val="34"/>
          <w:u w:val="single"/>
          <w:lang w:val="en-US"/>
        </w:rPr>
      </w:pPr>
    </w:p>
    <w:p w14:paraId="0B48F1B5" w14:textId="77777777" w:rsidR="00831207" w:rsidRPr="00831207" w:rsidRDefault="00831207" w:rsidP="00831207">
      <w:pPr>
        <w:rPr>
          <w:sz w:val="34"/>
          <w:szCs w:val="28"/>
          <w:lang w:val="en-US"/>
        </w:rPr>
      </w:pPr>
      <w:r w:rsidRPr="00831207">
        <w:rPr>
          <w:sz w:val="34"/>
          <w:szCs w:val="28"/>
          <w:lang w:val="en-US"/>
        </w:rPr>
        <w:t>"Seriallar va biz" matnida keltirilgan ilmiy dalillar va statistik ma'lumotlar shuni ko'rsatadiki, zamonaviy seriallar yosh avlod uchun ko'rinmas, ammo chuqur xavf manbayiga aylangan.</w:t>
      </w:r>
    </w:p>
    <w:p w14:paraId="086D6D1F" w14:textId="77777777" w:rsidR="00831207" w:rsidRPr="00831207" w:rsidRDefault="00831207" w:rsidP="00831207">
      <w:pPr>
        <w:rPr>
          <w:sz w:val="34"/>
          <w:szCs w:val="28"/>
          <w:lang w:val="en-US"/>
        </w:rPr>
      </w:pPr>
      <w:r w:rsidRPr="00831207">
        <w:rPr>
          <w:sz w:val="34"/>
          <w:szCs w:val="28"/>
          <w:lang w:val="en-US"/>
        </w:rPr>
        <w:t xml:space="preserve">Seriallar uch yo'nalishda jiddiy zarar keltiradi. </w:t>
      </w:r>
      <w:r w:rsidRPr="00831207">
        <w:rPr>
          <w:b/>
          <w:bCs/>
          <w:sz w:val="34"/>
          <w:szCs w:val="28"/>
          <w:lang w:val="en-US"/>
        </w:rPr>
        <w:t>Birinchidan</w:t>
      </w:r>
      <w:r w:rsidRPr="00831207">
        <w:rPr>
          <w:sz w:val="34"/>
          <w:szCs w:val="28"/>
          <w:lang w:val="en-US"/>
        </w:rPr>
        <w:t xml:space="preserve">, vaqtni bepusht sarflash — kuniga uch soat tomosha qiluvchi inson umrining to'qqiz yilini ekran oldida o'tkazadi. </w:t>
      </w:r>
      <w:r w:rsidRPr="00831207">
        <w:rPr>
          <w:b/>
          <w:bCs/>
          <w:sz w:val="34"/>
          <w:szCs w:val="28"/>
          <w:lang w:val="en-US"/>
        </w:rPr>
        <w:t>Ikkinchidan</w:t>
      </w:r>
      <w:r w:rsidRPr="00831207">
        <w:rPr>
          <w:sz w:val="34"/>
          <w:szCs w:val="28"/>
          <w:lang w:val="en-US"/>
        </w:rPr>
        <w:t xml:space="preserve">, mafkuraviy ta'sir — xorijiy seriallar orqali boshqa xalqlarning qadriyatlari va siyosiy maqsadlari yashirin tarzda singdiriladi. </w:t>
      </w:r>
      <w:r w:rsidRPr="00831207">
        <w:rPr>
          <w:b/>
          <w:bCs/>
          <w:sz w:val="34"/>
          <w:szCs w:val="28"/>
          <w:lang w:val="en-US"/>
        </w:rPr>
        <w:t>Uchinchidan</w:t>
      </w:r>
      <w:r w:rsidRPr="00831207">
        <w:rPr>
          <w:sz w:val="34"/>
          <w:szCs w:val="28"/>
          <w:lang w:val="en-US"/>
        </w:rPr>
        <w:t>, psixologik zarar — serial qaram bo'lib qolish kognitiv buzilish, yakkalanish va axloqiy tanazzulga olib keladi.</w:t>
      </w:r>
    </w:p>
    <w:p w14:paraId="68FFF2DC" w14:textId="77777777" w:rsidR="00831207" w:rsidRPr="00831207" w:rsidRDefault="00831207" w:rsidP="00831207">
      <w:pPr>
        <w:rPr>
          <w:sz w:val="34"/>
          <w:szCs w:val="28"/>
          <w:lang w:val="en-US"/>
        </w:rPr>
      </w:pPr>
      <w:r w:rsidRPr="00831207">
        <w:rPr>
          <w:sz w:val="34"/>
          <w:szCs w:val="28"/>
          <w:lang w:val="en-US"/>
        </w:rPr>
        <w:t>Seriallar muammosi shaxsiy zavq masalasi emas — bu milliy va madaniy xavfsizlik masalasidir. Shuning uchun har birimiz tomosha qilayotgan kontentga tanqidiy ko'z bilan qarashni o'rganishimiz zarur.</w:t>
      </w:r>
    </w:p>
    <w:p w14:paraId="36AE059F" w14:textId="77777777" w:rsidR="00831207" w:rsidRDefault="00831207" w:rsidP="00831207">
      <w:pPr>
        <w:rPr>
          <w:lang w:val="en-US"/>
        </w:rPr>
      </w:pPr>
    </w:p>
    <w:p w14:paraId="415BCDBC" w14:textId="77777777" w:rsidR="00831207" w:rsidRDefault="00831207" w:rsidP="00831207">
      <w:pPr>
        <w:rPr>
          <w:lang w:val="en-US"/>
        </w:rPr>
      </w:pPr>
    </w:p>
    <w:p w14:paraId="19E877C9" w14:textId="77777777" w:rsidR="00831207" w:rsidRDefault="00831207" w:rsidP="00831207">
      <w:pPr>
        <w:rPr>
          <w:lang w:val="en-US"/>
        </w:rPr>
      </w:pPr>
    </w:p>
    <w:p w14:paraId="18E96864" w14:textId="77777777" w:rsidR="00831207" w:rsidRDefault="00831207" w:rsidP="00831207">
      <w:pPr>
        <w:rPr>
          <w:lang w:val="en-US"/>
        </w:rPr>
      </w:pPr>
    </w:p>
    <w:p w14:paraId="0D947997" w14:textId="77777777" w:rsidR="00831207" w:rsidRDefault="00831207" w:rsidP="00831207">
      <w:pPr>
        <w:rPr>
          <w:lang w:val="en-US"/>
        </w:rPr>
      </w:pPr>
    </w:p>
    <w:p w14:paraId="465170E4" w14:textId="77777777" w:rsidR="00831207" w:rsidRDefault="00831207" w:rsidP="00831207">
      <w:pPr>
        <w:rPr>
          <w:lang w:val="en-US"/>
        </w:rPr>
      </w:pPr>
    </w:p>
    <w:p w14:paraId="5C99089A" w14:textId="77777777" w:rsidR="00831207" w:rsidRDefault="00831207" w:rsidP="00831207">
      <w:pPr>
        <w:rPr>
          <w:lang w:val="en-US"/>
        </w:rPr>
      </w:pPr>
    </w:p>
    <w:p w14:paraId="73A34F9F" w14:textId="77777777" w:rsidR="00831207" w:rsidRDefault="00831207" w:rsidP="00831207">
      <w:pPr>
        <w:rPr>
          <w:lang w:val="en-US"/>
        </w:rPr>
      </w:pPr>
    </w:p>
    <w:p w14:paraId="38433396" w14:textId="77777777" w:rsidR="00831207" w:rsidRDefault="00831207" w:rsidP="00831207">
      <w:pPr>
        <w:rPr>
          <w:lang w:val="en-US"/>
        </w:rPr>
      </w:pPr>
    </w:p>
    <w:p w14:paraId="0C91B4E4" w14:textId="77777777" w:rsidR="00831207" w:rsidRDefault="00831207" w:rsidP="00831207">
      <w:pPr>
        <w:rPr>
          <w:lang w:val="en-US"/>
        </w:rPr>
      </w:pPr>
    </w:p>
    <w:p w14:paraId="2B29E9D9" w14:textId="77777777" w:rsidR="00831207" w:rsidRDefault="00831207" w:rsidP="00831207">
      <w:pPr>
        <w:rPr>
          <w:lang w:val="en-US"/>
        </w:rPr>
      </w:pPr>
    </w:p>
    <w:p w14:paraId="5F88F16D" w14:textId="77777777" w:rsidR="00831207" w:rsidRDefault="00831207" w:rsidP="00831207">
      <w:pPr>
        <w:rPr>
          <w:lang w:val="en-US"/>
        </w:rPr>
      </w:pPr>
    </w:p>
    <w:p w14:paraId="37C1BF3B" w14:textId="77777777" w:rsidR="00831207" w:rsidRDefault="00831207" w:rsidP="00831207">
      <w:pPr>
        <w:rPr>
          <w:lang w:val="en-US"/>
        </w:rPr>
      </w:pPr>
    </w:p>
    <w:p w14:paraId="7AC86576" w14:textId="77777777" w:rsidR="00831207" w:rsidRDefault="00831207" w:rsidP="00831207">
      <w:pPr>
        <w:rPr>
          <w:lang w:val="en-US"/>
        </w:rPr>
      </w:pPr>
    </w:p>
    <w:p w14:paraId="397BD440" w14:textId="594EE0A7" w:rsidR="00831207" w:rsidRDefault="00831207" w:rsidP="00831207">
      <w:pPr>
        <w:pStyle w:val="Heading1"/>
        <w:jc w:val="center"/>
        <w:rPr>
          <w:b/>
          <w:bCs/>
          <w:u w:val="single"/>
          <w:lang w:val="en-US"/>
        </w:rPr>
      </w:pPr>
      <w:r>
        <w:rPr>
          <w:b/>
          <w:bCs/>
          <w:u w:val="single"/>
          <w:lang w:val="en-US"/>
        </w:rPr>
        <w:t>Yettinchi mustaqil ishi</w:t>
      </w:r>
    </w:p>
    <w:p w14:paraId="2C12CD7E" w14:textId="77777777" w:rsidR="00D52BE7" w:rsidRPr="00D52BE7" w:rsidRDefault="00D52BE7" w:rsidP="00D52BE7">
      <w:pPr>
        <w:rPr>
          <w:lang w:val="en-US"/>
        </w:rPr>
      </w:pPr>
    </w:p>
    <w:p w14:paraId="1E4BF798" w14:textId="16928A5D" w:rsidR="00D52BE7" w:rsidRPr="00D52BE7" w:rsidRDefault="00D52BE7" w:rsidP="00D52BE7">
      <w:pPr>
        <w:rPr>
          <w:b/>
          <w:bCs/>
          <w:sz w:val="36"/>
          <w:szCs w:val="30"/>
          <w:lang w:val="en-US"/>
        </w:rPr>
      </w:pPr>
      <w:r w:rsidRPr="00D52BE7">
        <w:rPr>
          <w:b/>
          <w:bCs/>
          <w:sz w:val="36"/>
          <w:szCs w:val="30"/>
          <w:lang w:val="en-US"/>
        </w:rPr>
        <w:t>"Inson va tabiat munosabati" mavzusida savollar</w:t>
      </w:r>
    </w:p>
    <w:p w14:paraId="63663432" w14:textId="77777777" w:rsidR="00D52BE7" w:rsidRPr="00D52BE7" w:rsidRDefault="00D52BE7" w:rsidP="00D52BE7">
      <w:pPr>
        <w:rPr>
          <w:sz w:val="36"/>
          <w:szCs w:val="30"/>
          <w:lang w:val="en-US"/>
        </w:rPr>
      </w:pPr>
      <w:r w:rsidRPr="00D52BE7">
        <w:rPr>
          <w:b/>
          <w:bCs/>
          <w:sz w:val="36"/>
          <w:szCs w:val="30"/>
          <w:lang w:val="en-US"/>
        </w:rPr>
        <w:t>1.</w:t>
      </w:r>
      <w:r w:rsidRPr="00D52BE7">
        <w:rPr>
          <w:sz w:val="36"/>
          <w:szCs w:val="30"/>
          <w:lang w:val="en-US"/>
        </w:rPr>
        <w:t xml:space="preserve"> Rasmdagi daraxt va inson o'rtasidagi munosabat qanday tuyg'ularni uyg'otadi va nima uchun?</w:t>
      </w:r>
    </w:p>
    <w:p w14:paraId="62ED41EC" w14:textId="77777777" w:rsidR="00D52BE7" w:rsidRPr="00D52BE7" w:rsidRDefault="00D52BE7" w:rsidP="00D52BE7">
      <w:pPr>
        <w:rPr>
          <w:sz w:val="36"/>
          <w:szCs w:val="30"/>
          <w:lang w:val="en-US"/>
        </w:rPr>
      </w:pPr>
      <w:r w:rsidRPr="00D52BE7">
        <w:rPr>
          <w:b/>
          <w:bCs/>
          <w:sz w:val="36"/>
          <w:szCs w:val="30"/>
          <w:lang w:val="en-US"/>
        </w:rPr>
        <w:t>2.</w:t>
      </w:r>
      <w:r w:rsidRPr="00D52BE7">
        <w:rPr>
          <w:sz w:val="36"/>
          <w:szCs w:val="30"/>
          <w:lang w:val="en-US"/>
        </w:rPr>
        <w:t xml:space="preserve"> Daraxt insonga meva uzatayotgan bo'lsa-da, inson nega bolta ko'targan — bu qanday ramziy ma'noni anglatadi?</w:t>
      </w:r>
    </w:p>
    <w:p w14:paraId="4306D9D2" w14:textId="77777777" w:rsidR="00D52BE7" w:rsidRPr="00D52BE7" w:rsidRDefault="00D52BE7" w:rsidP="00D52BE7">
      <w:pPr>
        <w:rPr>
          <w:sz w:val="36"/>
          <w:szCs w:val="30"/>
          <w:lang w:val="en-US"/>
        </w:rPr>
      </w:pPr>
      <w:r w:rsidRPr="00D52BE7">
        <w:rPr>
          <w:b/>
          <w:bCs/>
          <w:sz w:val="36"/>
          <w:szCs w:val="30"/>
          <w:lang w:val="en-US"/>
        </w:rPr>
        <w:t>3.</w:t>
      </w:r>
      <w:r w:rsidRPr="00D52BE7">
        <w:rPr>
          <w:sz w:val="36"/>
          <w:szCs w:val="30"/>
          <w:lang w:val="en-US"/>
        </w:rPr>
        <w:t xml:space="preserve"> Tabiat insonga nimal</w:t>
      </w:r>
      <w:r w:rsidRPr="00D52BE7">
        <w:rPr>
          <w:sz w:val="36"/>
          <w:szCs w:val="30"/>
        </w:rPr>
        <w:t>ар</w:t>
      </w:r>
      <w:r w:rsidRPr="00D52BE7">
        <w:rPr>
          <w:sz w:val="36"/>
          <w:szCs w:val="30"/>
          <w:lang w:val="en-US"/>
        </w:rPr>
        <w:t>ni beradi va inson tabiatga evaziga nima qaytaradi?</w:t>
      </w:r>
    </w:p>
    <w:p w14:paraId="78DF1405" w14:textId="77777777" w:rsidR="00D52BE7" w:rsidRPr="00D52BE7" w:rsidRDefault="00D52BE7" w:rsidP="00D52BE7">
      <w:pPr>
        <w:rPr>
          <w:sz w:val="36"/>
          <w:szCs w:val="30"/>
          <w:lang w:val="en-US"/>
        </w:rPr>
      </w:pPr>
      <w:r w:rsidRPr="00D52BE7">
        <w:rPr>
          <w:b/>
          <w:bCs/>
          <w:sz w:val="36"/>
          <w:szCs w:val="30"/>
          <w:lang w:val="en-US"/>
        </w:rPr>
        <w:t>4.</w:t>
      </w:r>
      <w:r w:rsidRPr="00D52BE7">
        <w:rPr>
          <w:sz w:val="36"/>
          <w:szCs w:val="30"/>
          <w:lang w:val="en-US"/>
        </w:rPr>
        <w:t xml:space="preserve"> Inson tabiatni yo'q qilish orqali aslida nimani yo'qotmoqda?</w:t>
      </w:r>
    </w:p>
    <w:p w14:paraId="210FEFA4" w14:textId="77777777" w:rsidR="00D52BE7" w:rsidRPr="00D52BE7" w:rsidRDefault="00D52BE7" w:rsidP="00D52BE7">
      <w:pPr>
        <w:rPr>
          <w:sz w:val="36"/>
          <w:szCs w:val="30"/>
          <w:lang w:val="en-US"/>
        </w:rPr>
      </w:pPr>
      <w:r w:rsidRPr="00D52BE7">
        <w:rPr>
          <w:b/>
          <w:bCs/>
          <w:sz w:val="36"/>
          <w:szCs w:val="30"/>
          <w:lang w:val="en-US"/>
        </w:rPr>
        <w:t>5.</w:t>
      </w:r>
      <w:r w:rsidRPr="00D52BE7">
        <w:rPr>
          <w:sz w:val="36"/>
          <w:szCs w:val="30"/>
          <w:lang w:val="en-US"/>
        </w:rPr>
        <w:t xml:space="preserve"> "Tabiat insonning do'sti yoki dushmani" — siz qaysi fikrga qo'shilasiz va nima uchun?</w:t>
      </w:r>
    </w:p>
    <w:p w14:paraId="7B6928BD" w14:textId="77777777" w:rsidR="00D52BE7" w:rsidRPr="00D52BE7" w:rsidRDefault="00D52BE7" w:rsidP="00D52BE7">
      <w:pPr>
        <w:rPr>
          <w:sz w:val="36"/>
          <w:szCs w:val="30"/>
          <w:lang w:val="en-US"/>
        </w:rPr>
      </w:pPr>
      <w:r w:rsidRPr="00D52BE7">
        <w:rPr>
          <w:b/>
          <w:bCs/>
          <w:sz w:val="36"/>
          <w:szCs w:val="30"/>
          <w:lang w:val="en-US"/>
        </w:rPr>
        <w:t>6.</w:t>
      </w:r>
      <w:r w:rsidRPr="00D52BE7">
        <w:rPr>
          <w:sz w:val="36"/>
          <w:szCs w:val="30"/>
          <w:lang w:val="en-US"/>
        </w:rPr>
        <w:t xml:space="preserve"> Rasmda tasvirlangan vaziyatni real hayotda qanday misollar bilan izohlay olasiz?</w:t>
      </w:r>
    </w:p>
    <w:p w14:paraId="0C4CC36A" w14:textId="77777777" w:rsidR="00D52BE7" w:rsidRPr="00D52BE7" w:rsidRDefault="00D52BE7" w:rsidP="00D52BE7">
      <w:pPr>
        <w:rPr>
          <w:sz w:val="36"/>
          <w:szCs w:val="30"/>
          <w:lang w:val="en-US"/>
        </w:rPr>
      </w:pPr>
      <w:r w:rsidRPr="00D52BE7">
        <w:rPr>
          <w:b/>
          <w:bCs/>
          <w:sz w:val="36"/>
          <w:szCs w:val="30"/>
          <w:lang w:val="en-US"/>
        </w:rPr>
        <w:t>7.</w:t>
      </w:r>
      <w:r w:rsidRPr="00D52BE7">
        <w:rPr>
          <w:sz w:val="36"/>
          <w:szCs w:val="30"/>
          <w:lang w:val="en-US"/>
        </w:rPr>
        <w:t xml:space="preserve"> Agar siz rasmdagi daraxt o'rnida bo'lganingizda, insonga nima degan bo'lardingiz?</w:t>
      </w:r>
    </w:p>
    <w:p w14:paraId="77F16A95" w14:textId="77777777" w:rsidR="00D52BE7" w:rsidRPr="00D52BE7" w:rsidRDefault="00D52BE7" w:rsidP="00D52BE7">
      <w:pPr>
        <w:rPr>
          <w:sz w:val="36"/>
          <w:szCs w:val="30"/>
          <w:lang w:val="en-US"/>
        </w:rPr>
      </w:pPr>
      <w:r w:rsidRPr="00D52BE7">
        <w:rPr>
          <w:b/>
          <w:bCs/>
          <w:sz w:val="36"/>
          <w:szCs w:val="30"/>
          <w:lang w:val="en-US"/>
        </w:rPr>
        <w:t>8.</w:t>
      </w:r>
      <w:r w:rsidRPr="00D52BE7">
        <w:rPr>
          <w:sz w:val="36"/>
          <w:szCs w:val="30"/>
          <w:lang w:val="en-US"/>
        </w:rPr>
        <w:t xml:space="preserve"> Tabiatni muhofaza qilish faqat davlat vazifasimi yoki har bir insonning burchi hammi?</w:t>
      </w:r>
    </w:p>
    <w:p w14:paraId="0392D55C" w14:textId="77777777" w:rsidR="00D52BE7" w:rsidRPr="00D52BE7" w:rsidRDefault="00D52BE7" w:rsidP="00D52BE7">
      <w:pPr>
        <w:rPr>
          <w:sz w:val="36"/>
          <w:szCs w:val="30"/>
          <w:lang w:val="en-US"/>
        </w:rPr>
      </w:pPr>
      <w:r w:rsidRPr="00D52BE7">
        <w:rPr>
          <w:b/>
          <w:bCs/>
          <w:sz w:val="36"/>
          <w:szCs w:val="30"/>
          <w:lang w:val="en-US"/>
        </w:rPr>
        <w:t>9.</w:t>
      </w:r>
      <w:r w:rsidRPr="00D52BE7">
        <w:rPr>
          <w:sz w:val="36"/>
          <w:szCs w:val="30"/>
          <w:lang w:val="en-US"/>
        </w:rPr>
        <w:t xml:space="preserve"> Kelajak avlod uchun tabiatni asrash bo'yicha qanday choralar ko'rish mumkin?</w:t>
      </w:r>
    </w:p>
    <w:p w14:paraId="330FEE62" w14:textId="699DB460" w:rsidR="00D52BE7" w:rsidRPr="00D52BE7" w:rsidRDefault="00D52BE7" w:rsidP="00D52BE7">
      <w:pPr>
        <w:rPr>
          <w:sz w:val="36"/>
          <w:szCs w:val="30"/>
          <w:lang w:val="en-US"/>
        </w:rPr>
      </w:pPr>
      <w:r w:rsidRPr="00D52BE7">
        <w:rPr>
          <w:b/>
          <w:bCs/>
          <w:sz w:val="36"/>
          <w:szCs w:val="30"/>
          <w:lang w:val="en-US"/>
        </w:rPr>
        <w:t>10.</w:t>
      </w:r>
      <w:r w:rsidRPr="00D52BE7">
        <w:rPr>
          <w:sz w:val="36"/>
          <w:szCs w:val="30"/>
          <w:lang w:val="en-US"/>
        </w:rPr>
        <w:t xml:space="preserve"> Rasmdagi inson xatti-harakati — bu johillikmi, loqaydlikmi yoki manfaatparastlikmi?</w:t>
      </w:r>
    </w:p>
    <w:p w14:paraId="2B1D7F6E" w14:textId="77777777" w:rsidR="00D52BE7" w:rsidRDefault="00D52BE7" w:rsidP="00D52BE7">
      <w:pPr>
        <w:rPr>
          <w:lang w:val="en-US"/>
        </w:rPr>
      </w:pPr>
    </w:p>
    <w:p w14:paraId="30B94984" w14:textId="77777777" w:rsidR="00D52BE7" w:rsidRDefault="00D52BE7" w:rsidP="00D52BE7">
      <w:pPr>
        <w:rPr>
          <w:lang w:val="en-US"/>
        </w:rPr>
      </w:pPr>
    </w:p>
    <w:p w14:paraId="51EEE40C" w14:textId="77777777" w:rsidR="00D52BE7" w:rsidRDefault="00D52BE7" w:rsidP="00D52BE7">
      <w:pPr>
        <w:rPr>
          <w:lang w:val="en-US"/>
        </w:rPr>
      </w:pPr>
    </w:p>
    <w:p w14:paraId="6A29711F" w14:textId="77777777" w:rsidR="00D52BE7" w:rsidRDefault="00D52BE7" w:rsidP="00D52BE7">
      <w:pPr>
        <w:rPr>
          <w:lang w:val="en-US"/>
        </w:rPr>
      </w:pPr>
    </w:p>
    <w:p w14:paraId="4D89D89B" w14:textId="77777777" w:rsidR="00D52BE7" w:rsidRDefault="00D52BE7" w:rsidP="00D52BE7">
      <w:pPr>
        <w:rPr>
          <w:lang w:val="en-US"/>
        </w:rPr>
      </w:pPr>
    </w:p>
    <w:p w14:paraId="1FA781AD" w14:textId="77777777" w:rsidR="00D52BE7" w:rsidRDefault="00D52BE7" w:rsidP="00D52BE7">
      <w:pPr>
        <w:rPr>
          <w:lang w:val="en-US"/>
        </w:rPr>
      </w:pPr>
    </w:p>
    <w:p w14:paraId="7C5154E4" w14:textId="77777777" w:rsidR="00D52BE7" w:rsidRDefault="00D52BE7" w:rsidP="00D52BE7">
      <w:pPr>
        <w:rPr>
          <w:lang w:val="en-US"/>
        </w:rPr>
      </w:pPr>
    </w:p>
    <w:p w14:paraId="15A95C46" w14:textId="6CE6CBFC" w:rsidR="00831207" w:rsidRDefault="00831207" w:rsidP="00831207">
      <w:pPr>
        <w:rPr>
          <w:lang w:val="en-US"/>
        </w:rPr>
      </w:pPr>
    </w:p>
    <w:p w14:paraId="5E871E2B" w14:textId="7962F517" w:rsidR="00D52BE7" w:rsidRDefault="00D52BE7" w:rsidP="00D52BE7">
      <w:pPr>
        <w:pStyle w:val="Heading1"/>
        <w:jc w:val="center"/>
        <w:rPr>
          <w:ins w:id="0" w:author="Xondamir Tojiboyev" w:date="2026-05-07T21:24:00Z" w16du:dateUtc="2026-05-07T16:24:00Z"/>
          <w:b/>
          <w:u w:val="single"/>
          <w:lang w:val="en-US"/>
        </w:rPr>
      </w:pPr>
      <w:ins w:id="1" w:author="Xondamir Tojiboyev" w:date="2026-05-07T21:23:00Z" w16du:dateUtc="2026-05-07T16:23:00Z">
        <w:r>
          <w:rPr>
            <w:b/>
            <w:u w:val="single"/>
            <w:lang w:val="en-US"/>
          </w:rPr>
          <w:t>Sakkizi</w:t>
        </w:r>
      </w:ins>
      <w:ins w:id="2" w:author="Xondamir Tojiboyev" w:date="2026-05-07T21:24:00Z" w16du:dateUtc="2026-05-07T16:24:00Z">
        <w:r>
          <w:rPr>
            <w:b/>
            <w:u w:val="single"/>
            <w:lang w:val="en-US"/>
          </w:rPr>
          <w:t>nchi mustaqil ishi</w:t>
        </w:r>
      </w:ins>
    </w:p>
    <w:p w14:paraId="0A3B11E4" w14:textId="77777777" w:rsidR="00781DDD" w:rsidRPr="00781DDD" w:rsidRDefault="00781DDD" w:rsidP="00781DDD">
      <w:pPr>
        <w:rPr>
          <w:ins w:id="3" w:author="Xondamir Tojiboyev" w:date="2026-05-07T21:27:00Z"/>
          <w:b/>
          <w:bCs/>
          <w:lang w:val="en-US"/>
          <w:rPrChange w:id="4" w:author="Xondamir Tojiboyev" w:date="2026-05-07T21:27:00Z" w16du:dateUtc="2026-05-07T16:27:00Z">
            <w:rPr>
              <w:ins w:id="5" w:author="Xondamir Tojiboyev" w:date="2026-05-07T21:27:00Z"/>
              <w:b/>
              <w:bCs/>
            </w:rPr>
          </w:rPrChange>
        </w:rPr>
      </w:pPr>
      <w:ins w:id="6" w:author="Xondamir Tojiboyev" w:date="2026-05-07T21:27:00Z">
        <w:r w:rsidRPr="00781DDD">
          <w:rPr>
            <w:b/>
            <w:bCs/>
            <w:lang w:val="en-US"/>
            <w:rPrChange w:id="7" w:author="Xondamir Tojiboyev" w:date="2026-05-07T21:27:00Z" w16du:dateUtc="2026-05-07T16:27:00Z">
              <w:rPr>
                <w:b/>
                <w:bCs/>
              </w:rPr>
            </w:rPrChange>
          </w:rPr>
          <w:t>1. Do'st bilan suhbat</w:t>
        </w:r>
      </w:ins>
    </w:p>
    <w:p w14:paraId="172A0E4E" w14:textId="77777777" w:rsidR="00781DDD" w:rsidRPr="00781DDD" w:rsidRDefault="00781DDD" w:rsidP="00781DDD">
      <w:pPr>
        <w:rPr>
          <w:ins w:id="8" w:author="Xondamir Tojiboyev" w:date="2026-05-07T21:27:00Z"/>
          <w:lang w:val="en-US"/>
          <w:rPrChange w:id="9" w:author="Xondamir Tojiboyev" w:date="2026-05-07T21:27:00Z" w16du:dateUtc="2026-05-07T16:27:00Z">
            <w:rPr>
              <w:ins w:id="10" w:author="Xondamir Tojiboyev" w:date="2026-05-07T21:27:00Z"/>
            </w:rPr>
          </w:rPrChange>
        </w:rPr>
      </w:pPr>
      <w:ins w:id="11" w:author="Xondamir Tojiboyev" w:date="2026-05-07T21:27:00Z">
        <w:r w:rsidRPr="00781DDD">
          <w:rPr>
            <w:b/>
            <w:bCs/>
            <w:lang w:val="en-US"/>
            <w:rPrChange w:id="12" w:author="Xondamir Tojiboyev" w:date="2026-05-07T21:27:00Z" w16du:dateUtc="2026-05-07T16:27:00Z">
              <w:rPr>
                <w:b/>
                <w:bCs/>
              </w:rPr>
            </w:rPrChange>
          </w:rPr>
          <w:t>Sardor:</w:t>
        </w:r>
        <w:r w:rsidRPr="00781DDD">
          <w:rPr>
            <w:lang w:val="en-US"/>
            <w:rPrChange w:id="13" w:author="Xondamir Tojiboyev" w:date="2026-05-07T21:27:00Z" w16du:dateUtc="2026-05-07T16:27:00Z">
              <w:rPr/>
            </w:rPrChange>
          </w:rPr>
          <w:t xml:space="preserve"> Kecha tog'ga chiqdim. Bir joyda shunday manzara ko'rdimki — hech so'zlab berolmayman.</w:t>
        </w:r>
      </w:ins>
    </w:p>
    <w:p w14:paraId="43737BD6" w14:textId="77777777" w:rsidR="00781DDD" w:rsidRPr="00781DDD" w:rsidRDefault="00781DDD" w:rsidP="00781DDD">
      <w:pPr>
        <w:rPr>
          <w:ins w:id="14" w:author="Xondamir Tojiboyev" w:date="2026-05-07T21:27:00Z"/>
          <w:lang w:val="en-US"/>
          <w:rPrChange w:id="15" w:author="Xondamir Tojiboyev" w:date="2026-05-07T21:27:00Z" w16du:dateUtc="2026-05-07T16:27:00Z">
            <w:rPr>
              <w:ins w:id="16" w:author="Xondamir Tojiboyev" w:date="2026-05-07T21:27:00Z"/>
            </w:rPr>
          </w:rPrChange>
        </w:rPr>
      </w:pPr>
      <w:ins w:id="17" w:author="Xondamir Tojiboyev" w:date="2026-05-07T21:27:00Z">
        <w:r w:rsidRPr="00781DDD">
          <w:rPr>
            <w:b/>
            <w:bCs/>
            <w:lang w:val="en-US"/>
            <w:rPrChange w:id="18" w:author="Xondamir Tojiboyev" w:date="2026-05-07T21:27:00Z" w16du:dateUtc="2026-05-07T16:27:00Z">
              <w:rPr>
                <w:b/>
                <w:bCs/>
              </w:rPr>
            </w:rPrChange>
          </w:rPr>
          <w:t>Jasur:</w:t>
        </w:r>
        <w:r w:rsidRPr="00781DDD">
          <w:rPr>
            <w:lang w:val="en-US"/>
            <w:rPrChange w:id="19" w:author="Xondamir Tojiboyev" w:date="2026-05-07T21:27:00Z" w16du:dateUtc="2026-05-07T16:27:00Z">
              <w:rPr/>
            </w:rPrChange>
          </w:rPr>
          <w:t xml:space="preserve"> Nima ko'rding?</w:t>
        </w:r>
      </w:ins>
    </w:p>
    <w:p w14:paraId="40628EBE" w14:textId="77777777" w:rsidR="00781DDD" w:rsidRPr="00781DDD" w:rsidRDefault="00781DDD" w:rsidP="00781DDD">
      <w:pPr>
        <w:rPr>
          <w:ins w:id="20" w:author="Xondamir Tojiboyev" w:date="2026-05-07T21:27:00Z"/>
          <w:lang w:val="en-US"/>
          <w:rPrChange w:id="21" w:author="Xondamir Tojiboyev" w:date="2026-05-07T21:27:00Z" w16du:dateUtc="2026-05-07T16:27:00Z">
            <w:rPr>
              <w:ins w:id="22" w:author="Xondamir Tojiboyev" w:date="2026-05-07T21:27:00Z"/>
            </w:rPr>
          </w:rPrChange>
        </w:rPr>
      </w:pPr>
      <w:ins w:id="23" w:author="Xondamir Tojiboyev" w:date="2026-05-07T21:27:00Z">
        <w:r w:rsidRPr="00781DDD">
          <w:rPr>
            <w:b/>
            <w:bCs/>
            <w:lang w:val="en-US"/>
            <w:rPrChange w:id="24" w:author="Xondamir Tojiboyev" w:date="2026-05-07T21:27:00Z" w16du:dateUtc="2026-05-07T16:27:00Z">
              <w:rPr>
                <w:b/>
                <w:bCs/>
              </w:rPr>
            </w:rPrChange>
          </w:rPr>
          <w:t>Sardor:</w:t>
        </w:r>
        <w:r w:rsidRPr="00781DDD">
          <w:rPr>
            <w:lang w:val="en-US"/>
            <w:rPrChange w:id="25" w:author="Xondamir Tojiboyev" w:date="2026-05-07T21:27:00Z" w16du:dateUtc="2026-05-07T16:27:00Z">
              <w:rPr/>
            </w:rPrChange>
          </w:rPr>
          <w:t xml:space="preserve"> Bir buloq bor edi — toshlar orasidan chiqib, pastga oqardi. Atrofi yashil, qushlar sayrardi. Lekin... buloq yonida kimdir olov yoqib ketgan. Hamma yoq kul.</w:t>
        </w:r>
      </w:ins>
    </w:p>
    <w:p w14:paraId="200AEC3D" w14:textId="77777777" w:rsidR="00781DDD" w:rsidRPr="00781DDD" w:rsidRDefault="00781DDD" w:rsidP="00781DDD">
      <w:pPr>
        <w:rPr>
          <w:ins w:id="26" w:author="Xondamir Tojiboyev" w:date="2026-05-07T21:27:00Z"/>
          <w:lang w:val="en-US"/>
          <w:rPrChange w:id="27" w:author="Xondamir Tojiboyev" w:date="2026-05-07T21:27:00Z" w16du:dateUtc="2026-05-07T16:27:00Z">
            <w:rPr>
              <w:ins w:id="28" w:author="Xondamir Tojiboyev" w:date="2026-05-07T21:27:00Z"/>
            </w:rPr>
          </w:rPrChange>
        </w:rPr>
      </w:pPr>
      <w:ins w:id="29" w:author="Xondamir Tojiboyev" w:date="2026-05-07T21:27:00Z">
        <w:r w:rsidRPr="00781DDD">
          <w:rPr>
            <w:b/>
            <w:bCs/>
            <w:lang w:val="en-US"/>
            <w:rPrChange w:id="30" w:author="Xondamir Tojiboyev" w:date="2026-05-07T21:27:00Z" w16du:dateUtc="2026-05-07T16:27:00Z">
              <w:rPr>
                <w:b/>
                <w:bCs/>
              </w:rPr>
            </w:rPrChange>
          </w:rPr>
          <w:t>Jasur:</w:t>
        </w:r>
        <w:r w:rsidRPr="00781DDD">
          <w:rPr>
            <w:lang w:val="en-US"/>
            <w:rPrChange w:id="31" w:author="Xondamir Tojiboyev" w:date="2026-05-07T21:27:00Z" w16du:dateUtc="2026-05-07T16:27:00Z">
              <w:rPr/>
            </w:rPrChange>
          </w:rPr>
          <w:t xml:space="preserve"> Uf... Odamlar-a.</w:t>
        </w:r>
      </w:ins>
    </w:p>
    <w:p w14:paraId="5E159223" w14:textId="77777777" w:rsidR="00781DDD" w:rsidRPr="00781DDD" w:rsidRDefault="00781DDD" w:rsidP="00781DDD">
      <w:pPr>
        <w:rPr>
          <w:ins w:id="32" w:author="Xondamir Tojiboyev" w:date="2026-05-07T21:27:00Z"/>
          <w:lang w:val="en-US"/>
          <w:rPrChange w:id="33" w:author="Xondamir Tojiboyev" w:date="2026-05-07T21:27:00Z" w16du:dateUtc="2026-05-07T16:27:00Z">
            <w:rPr>
              <w:ins w:id="34" w:author="Xondamir Tojiboyev" w:date="2026-05-07T21:27:00Z"/>
            </w:rPr>
          </w:rPrChange>
        </w:rPr>
      </w:pPr>
      <w:ins w:id="35" w:author="Xondamir Tojiboyev" w:date="2026-05-07T21:27:00Z">
        <w:r w:rsidRPr="00781DDD">
          <w:rPr>
            <w:b/>
            <w:bCs/>
            <w:lang w:val="en-US"/>
            <w:rPrChange w:id="36" w:author="Xondamir Tojiboyev" w:date="2026-05-07T21:27:00Z" w16du:dateUtc="2026-05-07T16:27:00Z">
              <w:rPr>
                <w:b/>
                <w:bCs/>
              </w:rPr>
            </w:rPrChange>
          </w:rPr>
          <w:t>Sardor:</w:t>
        </w:r>
        <w:r w:rsidRPr="00781DDD">
          <w:rPr>
            <w:lang w:val="en-US"/>
            <w:rPrChange w:id="37" w:author="Xondamir Tojiboyev" w:date="2026-05-07T21:27:00Z" w16du:dateUtc="2026-05-07T16:27:00Z">
              <w:rPr/>
            </w:rPrChange>
          </w:rPr>
          <w:t xml:space="preserve"> Bilasanmi, o'sha buloq yonida bir o'simlik o'sib turardi — boshqa hech yerda ko'rmaganman bunaqasini. Shunchalik nozik, shunchalik kamyob...</w:t>
        </w:r>
      </w:ins>
    </w:p>
    <w:p w14:paraId="7C942878" w14:textId="77777777" w:rsidR="00781DDD" w:rsidRPr="00781DDD" w:rsidRDefault="00781DDD" w:rsidP="00781DDD">
      <w:pPr>
        <w:rPr>
          <w:ins w:id="38" w:author="Xondamir Tojiboyev" w:date="2026-05-07T21:27:00Z"/>
          <w:lang w:val="en-US"/>
          <w:rPrChange w:id="39" w:author="Xondamir Tojiboyev" w:date="2026-05-07T21:27:00Z" w16du:dateUtc="2026-05-07T16:27:00Z">
            <w:rPr>
              <w:ins w:id="40" w:author="Xondamir Tojiboyev" w:date="2026-05-07T21:27:00Z"/>
            </w:rPr>
          </w:rPrChange>
        </w:rPr>
      </w:pPr>
      <w:ins w:id="41" w:author="Xondamir Tojiboyev" w:date="2026-05-07T21:27:00Z">
        <w:r w:rsidRPr="00781DDD">
          <w:rPr>
            <w:b/>
            <w:bCs/>
            <w:lang w:val="en-US"/>
            <w:rPrChange w:id="42" w:author="Xondamir Tojiboyev" w:date="2026-05-07T21:27:00Z" w16du:dateUtc="2026-05-07T16:27:00Z">
              <w:rPr>
                <w:b/>
                <w:bCs/>
              </w:rPr>
            </w:rPrChange>
          </w:rPr>
          <w:t>Jasur:</w:t>
        </w:r>
        <w:r w:rsidRPr="00781DDD">
          <w:rPr>
            <w:lang w:val="en-US"/>
            <w:rPrChange w:id="43" w:author="Xondamir Tojiboyev" w:date="2026-05-07T21:27:00Z" w16du:dateUtc="2026-05-07T16:27:00Z">
              <w:rPr/>
            </w:rPrChange>
          </w:rPr>
          <w:t xml:space="preserve"> Hali ham bormi?</w:t>
        </w:r>
      </w:ins>
    </w:p>
    <w:p w14:paraId="5AE1890A" w14:textId="77777777" w:rsidR="00781DDD" w:rsidRPr="00781DDD" w:rsidRDefault="00781DDD" w:rsidP="00781DDD">
      <w:pPr>
        <w:rPr>
          <w:ins w:id="44" w:author="Xondamir Tojiboyev" w:date="2026-05-07T21:27:00Z"/>
          <w:lang w:val="en-US"/>
          <w:rPrChange w:id="45" w:author="Xondamir Tojiboyev" w:date="2026-05-07T21:27:00Z" w16du:dateUtc="2026-05-07T16:27:00Z">
            <w:rPr>
              <w:ins w:id="46" w:author="Xondamir Tojiboyev" w:date="2026-05-07T21:27:00Z"/>
            </w:rPr>
          </w:rPrChange>
        </w:rPr>
      </w:pPr>
      <w:ins w:id="47" w:author="Xondamir Tojiboyev" w:date="2026-05-07T21:27:00Z">
        <w:r w:rsidRPr="00781DDD">
          <w:rPr>
            <w:b/>
            <w:bCs/>
            <w:lang w:val="en-US"/>
            <w:rPrChange w:id="48" w:author="Xondamir Tojiboyev" w:date="2026-05-07T21:27:00Z" w16du:dateUtc="2026-05-07T16:27:00Z">
              <w:rPr>
                <w:b/>
                <w:bCs/>
              </w:rPr>
            </w:rPrChange>
          </w:rPr>
          <w:t>Sardor:</w:t>
        </w:r>
        <w:r w:rsidRPr="00781DDD">
          <w:rPr>
            <w:lang w:val="en-US"/>
            <w:rPrChange w:id="49" w:author="Xondamir Tojiboyev" w:date="2026-05-07T21:27:00Z" w16du:dateUtc="2026-05-07T16:27:00Z">
              <w:rPr/>
            </w:rPrChange>
          </w:rPr>
          <w:t xml:space="preserve"> </w:t>
        </w:r>
        <w:r w:rsidRPr="00781DDD">
          <w:rPr>
            <w:i/>
            <w:iCs/>
            <w:lang w:val="en-US"/>
            <w:rPrChange w:id="50" w:author="Xondamir Tojiboyev" w:date="2026-05-07T21:27:00Z" w16du:dateUtc="2026-05-07T16:27:00Z">
              <w:rPr>
                <w:i/>
                <w:iCs/>
              </w:rPr>
            </w:rPrChange>
          </w:rPr>
          <w:t>(jimlik)</w:t>
        </w:r>
        <w:r w:rsidRPr="00781DDD">
          <w:rPr>
            <w:lang w:val="en-US"/>
            <w:rPrChange w:id="51" w:author="Xondamir Tojiboyev" w:date="2026-05-07T21:27:00Z" w16du:dateUtc="2026-05-07T16:27:00Z">
              <w:rPr/>
            </w:rPrChange>
          </w:rPr>
          <w:t xml:space="preserve"> ...Yo'q.</w:t>
        </w:r>
      </w:ins>
    </w:p>
    <w:p w14:paraId="195331CE" w14:textId="77777777" w:rsidR="00781DDD" w:rsidRPr="00781DDD" w:rsidRDefault="00781DDD" w:rsidP="00781DDD">
      <w:pPr>
        <w:rPr>
          <w:ins w:id="52" w:author="Xondamir Tojiboyev" w:date="2026-05-07T21:27:00Z"/>
        </w:rPr>
      </w:pPr>
      <w:ins w:id="53" w:author="Xondamir Tojiboyev" w:date="2026-05-07T21:27:00Z">
        <w:r w:rsidRPr="00781DDD">
          <w:pict w14:anchorId="7098D528">
            <v:rect id="_x0000_i1043" style="width:0;height:1.5pt" o:hralign="center" o:hrstd="t" o:hr="t" fillcolor="#a0a0a0" stroked="f"/>
          </w:pict>
        </w:r>
      </w:ins>
    </w:p>
    <w:p w14:paraId="27AA7844" w14:textId="77777777" w:rsidR="00781DDD" w:rsidRPr="00781DDD" w:rsidRDefault="00781DDD" w:rsidP="00781DDD">
      <w:pPr>
        <w:rPr>
          <w:ins w:id="54" w:author="Xondamir Tojiboyev" w:date="2026-05-07T21:27:00Z"/>
          <w:b/>
          <w:bCs/>
          <w:lang w:val="en-US"/>
          <w:rPrChange w:id="55" w:author="Xondamir Tojiboyev" w:date="2026-05-07T21:27:00Z" w16du:dateUtc="2026-05-07T16:27:00Z">
            <w:rPr>
              <w:ins w:id="56" w:author="Xondamir Tojiboyev" w:date="2026-05-07T21:27:00Z"/>
              <w:b/>
              <w:bCs/>
            </w:rPr>
          </w:rPrChange>
        </w:rPr>
      </w:pPr>
      <w:ins w:id="57" w:author="Xondamir Tojiboyev" w:date="2026-05-07T21:27:00Z">
        <w:r w:rsidRPr="00781DDD">
          <w:rPr>
            <w:b/>
            <w:bCs/>
            <w:lang w:val="en-US"/>
            <w:rPrChange w:id="58" w:author="Xondamir Tojiboyev" w:date="2026-05-07T21:27:00Z" w16du:dateUtc="2026-05-07T16:27:00Z">
              <w:rPr>
                <w:b/>
                <w:bCs/>
              </w:rPr>
            </w:rPrChange>
          </w:rPr>
          <w:t>2. Ustoz bilan suhbat</w:t>
        </w:r>
      </w:ins>
    </w:p>
    <w:p w14:paraId="51D486AB" w14:textId="77777777" w:rsidR="00781DDD" w:rsidRPr="00781DDD" w:rsidRDefault="00781DDD" w:rsidP="00781DDD">
      <w:pPr>
        <w:rPr>
          <w:ins w:id="59" w:author="Xondamir Tojiboyev" w:date="2026-05-07T21:27:00Z"/>
          <w:lang w:val="en-US"/>
          <w:rPrChange w:id="60" w:author="Xondamir Tojiboyev" w:date="2026-05-07T21:27:00Z" w16du:dateUtc="2026-05-07T16:27:00Z">
            <w:rPr>
              <w:ins w:id="61" w:author="Xondamir Tojiboyev" w:date="2026-05-07T21:27:00Z"/>
            </w:rPr>
          </w:rPrChange>
        </w:rPr>
      </w:pPr>
      <w:ins w:id="62" w:author="Xondamir Tojiboyev" w:date="2026-05-07T21:27:00Z">
        <w:r w:rsidRPr="00781DDD">
          <w:rPr>
            <w:b/>
            <w:bCs/>
            <w:lang w:val="en-US"/>
            <w:rPrChange w:id="63" w:author="Xondamir Tojiboyev" w:date="2026-05-07T21:27:00Z" w16du:dateUtc="2026-05-07T16:27:00Z">
              <w:rPr>
                <w:b/>
                <w:bCs/>
              </w:rPr>
            </w:rPrChange>
          </w:rPr>
          <w:t>Ustoz:</w:t>
        </w:r>
        <w:r w:rsidRPr="00781DDD">
          <w:rPr>
            <w:lang w:val="en-US"/>
            <w:rPrChange w:id="64" w:author="Xondamir Tojiboyev" w:date="2026-05-07T21:27:00Z" w16du:dateUtc="2026-05-07T16:27:00Z">
              <w:rPr/>
            </w:rPrChange>
          </w:rPr>
          <w:t xml:space="preserve"> Bolam, bugun darsga kechikding. Nima bo'ldi?</w:t>
        </w:r>
      </w:ins>
    </w:p>
    <w:p w14:paraId="613F3047" w14:textId="77777777" w:rsidR="00781DDD" w:rsidRPr="00781DDD" w:rsidRDefault="00781DDD" w:rsidP="00781DDD">
      <w:pPr>
        <w:rPr>
          <w:ins w:id="65" w:author="Xondamir Tojiboyev" w:date="2026-05-07T21:27:00Z"/>
          <w:lang w:val="en-US"/>
          <w:rPrChange w:id="66" w:author="Xondamir Tojiboyev" w:date="2026-05-07T21:27:00Z" w16du:dateUtc="2026-05-07T16:27:00Z">
            <w:rPr>
              <w:ins w:id="67" w:author="Xondamir Tojiboyev" w:date="2026-05-07T21:27:00Z"/>
            </w:rPr>
          </w:rPrChange>
        </w:rPr>
      </w:pPr>
      <w:ins w:id="68" w:author="Xondamir Tojiboyev" w:date="2026-05-07T21:27:00Z">
        <w:r w:rsidRPr="00781DDD">
          <w:rPr>
            <w:b/>
            <w:bCs/>
            <w:lang w:val="en-US"/>
            <w:rPrChange w:id="69" w:author="Xondamir Tojiboyev" w:date="2026-05-07T21:27:00Z" w16du:dateUtc="2026-05-07T16:27:00Z">
              <w:rPr>
                <w:b/>
                <w:bCs/>
              </w:rPr>
            </w:rPrChange>
          </w:rPr>
          <w:t>Shogird:</w:t>
        </w:r>
        <w:r w:rsidRPr="00781DDD">
          <w:rPr>
            <w:lang w:val="en-US"/>
            <w:rPrChange w:id="70" w:author="Xondamir Tojiboyev" w:date="2026-05-07T21:27:00Z" w16du:dateUtc="2026-05-07T16:27:00Z">
              <w:rPr/>
            </w:rPrChange>
          </w:rPr>
          <w:t xml:space="preserve"> Uzr, ustoz. Yo'lda to'xtab qoldim. Bir narsa ko'rdim...</w:t>
        </w:r>
      </w:ins>
    </w:p>
    <w:p w14:paraId="502BEBAF" w14:textId="77777777" w:rsidR="00781DDD" w:rsidRPr="00781DDD" w:rsidRDefault="00781DDD" w:rsidP="00781DDD">
      <w:pPr>
        <w:rPr>
          <w:ins w:id="71" w:author="Xondamir Tojiboyev" w:date="2026-05-07T21:27:00Z"/>
          <w:lang w:val="en-US"/>
          <w:rPrChange w:id="72" w:author="Xondamir Tojiboyev" w:date="2026-05-07T21:27:00Z" w16du:dateUtc="2026-05-07T16:27:00Z">
            <w:rPr>
              <w:ins w:id="73" w:author="Xondamir Tojiboyev" w:date="2026-05-07T21:27:00Z"/>
            </w:rPr>
          </w:rPrChange>
        </w:rPr>
      </w:pPr>
      <w:ins w:id="74" w:author="Xondamir Tojiboyev" w:date="2026-05-07T21:27:00Z">
        <w:r w:rsidRPr="00781DDD">
          <w:rPr>
            <w:b/>
            <w:bCs/>
            <w:lang w:val="en-US"/>
            <w:rPrChange w:id="75" w:author="Xondamir Tojiboyev" w:date="2026-05-07T21:27:00Z" w16du:dateUtc="2026-05-07T16:27:00Z">
              <w:rPr>
                <w:b/>
                <w:bCs/>
              </w:rPr>
            </w:rPrChange>
          </w:rPr>
          <w:t>Ustoz:</w:t>
        </w:r>
        <w:r w:rsidRPr="00781DDD">
          <w:rPr>
            <w:lang w:val="en-US"/>
            <w:rPrChange w:id="76" w:author="Xondamir Tojiboyev" w:date="2026-05-07T21:27:00Z" w16du:dateUtc="2026-05-07T16:27:00Z">
              <w:rPr/>
            </w:rPrChange>
          </w:rPr>
          <w:t xml:space="preserve"> Nima ko'rding?</w:t>
        </w:r>
      </w:ins>
    </w:p>
    <w:p w14:paraId="3FFD74E3" w14:textId="77777777" w:rsidR="00781DDD" w:rsidRPr="00781DDD" w:rsidRDefault="00781DDD" w:rsidP="00781DDD">
      <w:pPr>
        <w:rPr>
          <w:ins w:id="77" w:author="Xondamir Tojiboyev" w:date="2026-05-07T21:27:00Z"/>
          <w:lang w:val="en-US"/>
          <w:rPrChange w:id="78" w:author="Xondamir Tojiboyev" w:date="2026-05-07T21:27:00Z" w16du:dateUtc="2026-05-07T16:27:00Z">
            <w:rPr>
              <w:ins w:id="79" w:author="Xondamir Tojiboyev" w:date="2026-05-07T21:27:00Z"/>
            </w:rPr>
          </w:rPrChange>
        </w:rPr>
      </w:pPr>
      <w:ins w:id="80" w:author="Xondamir Tojiboyev" w:date="2026-05-07T21:27:00Z">
        <w:r w:rsidRPr="00781DDD">
          <w:rPr>
            <w:b/>
            <w:bCs/>
            <w:lang w:val="en-US"/>
            <w:rPrChange w:id="81" w:author="Xondamir Tojiboyev" w:date="2026-05-07T21:27:00Z" w16du:dateUtc="2026-05-07T16:27:00Z">
              <w:rPr>
                <w:b/>
                <w:bCs/>
              </w:rPr>
            </w:rPrChange>
          </w:rPr>
          <w:t>Shogird:</w:t>
        </w:r>
        <w:r w:rsidRPr="00781DDD">
          <w:rPr>
            <w:lang w:val="en-US"/>
            <w:rPrChange w:id="82" w:author="Xondamir Tojiboyev" w:date="2026-05-07T21:27:00Z" w16du:dateUtc="2026-05-07T16:27:00Z">
              <w:rPr/>
            </w:rPrChange>
          </w:rPr>
          <w:t xml:space="preserve"> Bozorda bir odam qo'lida g'alati qushni sotayotgandi. Shunchalik chiroyli — qanotlari pushti, ko'zlari oltin rang. Hech qayerda ko'rmaganman bunaqasini.</w:t>
        </w:r>
      </w:ins>
    </w:p>
    <w:p w14:paraId="7979F9E9" w14:textId="77777777" w:rsidR="00781DDD" w:rsidRPr="00781DDD" w:rsidRDefault="00781DDD" w:rsidP="00781DDD">
      <w:pPr>
        <w:rPr>
          <w:ins w:id="83" w:author="Xondamir Tojiboyev" w:date="2026-05-07T21:27:00Z"/>
          <w:lang w:val="en-US"/>
          <w:rPrChange w:id="84" w:author="Xondamir Tojiboyev" w:date="2026-05-07T21:27:00Z" w16du:dateUtc="2026-05-07T16:27:00Z">
            <w:rPr>
              <w:ins w:id="85" w:author="Xondamir Tojiboyev" w:date="2026-05-07T21:27:00Z"/>
            </w:rPr>
          </w:rPrChange>
        </w:rPr>
      </w:pPr>
      <w:ins w:id="86" w:author="Xondamir Tojiboyev" w:date="2026-05-07T21:27:00Z">
        <w:r w:rsidRPr="00781DDD">
          <w:rPr>
            <w:b/>
            <w:bCs/>
            <w:lang w:val="en-US"/>
            <w:rPrChange w:id="87" w:author="Xondamir Tojiboyev" w:date="2026-05-07T21:27:00Z" w16du:dateUtc="2026-05-07T16:27:00Z">
              <w:rPr>
                <w:b/>
                <w:bCs/>
              </w:rPr>
            </w:rPrChange>
          </w:rPr>
          <w:t>Ustoz:</w:t>
        </w:r>
        <w:r w:rsidRPr="00781DDD">
          <w:rPr>
            <w:lang w:val="en-US"/>
            <w:rPrChange w:id="88" w:author="Xondamir Tojiboyev" w:date="2026-05-07T21:27:00Z" w16du:dateUtc="2026-05-07T16:27:00Z">
              <w:rPr/>
            </w:rPrChange>
          </w:rPr>
          <w:t xml:space="preserve"> </w:t>
        </w:r>
        <w:r w:rsidRPr="00781DDD">
          <w:rPr>
            <w:i/>
            <w:iCs/>
            <w:lang w:val="en-US"/>
            <w:rPrChange w:id="89" w:author="Xondamir Tojiboyev" w:date="2026-05-07T21:27:00Z" w16du:dateUtc="2026-05-07T16:27:00Z">
              <w:rPr>
                <w:i/>
                <w:iCs/>
              </w:rPr>
            </w:rPrChange>
          </w:rPr>
          <w:t>(qoshlarini chimirib)</w:t>
        </w:r>
        <w:r w:rsidRPr="00781DDD">
          <w:rPr>
            <w:lang w:val="en-US"/>
            <w:rPrChange w:id="90" w:author="Xondamir Tojiboyev" w:date="2026-05-07T21:27:00Z" w16du:dateUtc="2026-05-07T16:27:00Z">
              <w:rPr/>
            </w:rPrChange>
          </w:rPr>
          <w:t xml:space="preserve"> Narxini so'radingmi?</w:t>
        </w:r>
      </w:ins>
    </w:p>
    <w:p w14:paraId="57754A7E" w14:textId="174752C7" w:rsidR="00781DDD" w:rsidRPr="00781DDD" w:rsidRDefault="00781DDD" w:rsidP="00781DDD">
      <w:pPr>
        <w:rPr>
          <w:ins w:id="91" w:author="Xondamir Tojiboyev" w:date="2026-05-07T21:27:00Z"/>
          <w:lang w:val="en-US"/>
          <w:rPrChange w:id="92" w:author="Xondamir Tojiboyev" w:date="2026-05-07T21:27:00Z" w16du:dateUtc="2026-05-07T16:27:00Z">
            <w:rPr>
              <w:ins w:id="93" w:author="Xondamir Tojiboyev" w:date="2026-05-07T21:27:00Z"/>
            </w:rPr>
          </w:rPrChange>
        </w:rPr>
      </w:pPr>
      <w:ins w:id="94" w:author="Xondamir Tojiboyev" w:date="2026-05-07T21:27:00Z">
        <w:r w:rsidRPr="00781DDD">
          <w:rPr>
            <w:b/>
            <w:bCs/>
            <w:lang w:val="en-US"/>
            <w:rPrChange w:id="95" w:author="Xondamir Tojiboyev" w:date="2026-05-07T21:27:00Z" w16du:dateUtc="2026-05-07T16:27:00Z">
              <w:rPr>
                <w:b/>
                <w:bCs/>
              </w:rPr>
            </w:rPrChange>
          </w:rPr>
          <w:t>Shogird:</w:t>
        </w:r>
        <w:r w:rsidRPr="00781DDD">
          <w:rPr>
            <w:lang w:val="en-US"/>
            <w:rPrChange w:id="96" w:author="Xondamir Tojiboyev" w:date="2026-05-07T21:27:00Z" w16du:dateUtc="2026-05-07T16:27:00Z">
              <w:rPr/>
            </w:rPrChange>
          </w:rPr>
          <w:t xml:space="preserve"> So'radim. Lekin menga emas, ustoz... men</w:t>
        </w:r>
      </w:ins>
      <w:ins w:id="97" w:author="Xondamir Tojiboyev" w:date="2026-05-07T21:28:00Z" w16du:dateUtc="2026-05-07T16:28:00Z">
        <w:r>
          <w:rPr>
            <w:lang w:val="en-US"/>
          </w:rPr>
          <w:t>i</w:t>
        </w:r>
      </w:ins>
      <w:ins w:id="98" w:author="Xondamir Tojiboyev" w:date="2026-05-07T21:27:00Z">
        <w:r w:rsidRPr="00781DDD">
          <w:rPr>
            <w:lang w:val="en-US"/>
            <w:rPrChange w:id="99" w:author="Xondamir Tojiboyev" w:date="2026-05-07T21:27:00Z" w16du:dateUtc="2026-05-07T16:27:00Z">
              <w:rPr/>
            </w:rPrChange>
          </w:rPr>
          <w:t xml:space="preserve"> boshqa narsa qiynadi. O'sha qush qafasda o'tirib, atrofga </w:t>
        </w:r>
      </w:ins>
      <w:ins w:id="100" w:author="Xondamir Tojiboyev" w:date="2026-05-07T21:28:00Z" w16du:dateUtc="2026-05-07T16:28:00Z">
        <w:r>
          <w:rPr>
            <w:lang w:val="en-US"/>
          </w:rPr>
          <w:t>shunday</w:t>
        </w:r>
      </w:ins>
      <w:ins w:id="101" w:author="Xondamir Tojiboyev" w:date="2026-05-07T21:27:00Z">
        <w:r w:rsidRPr="00781DDD">
          <w:rPr>
            <w:lang w:val="en-US"/>
            <w:rPrChange w:id="102" w:author="Xondamir Tojiboyev" w:date="2026-05-07T21:27:00Z" w16du:dateUtc="2026-05-07T16:27:00Z">
              <w:rPr/>
            </w:rPrChange>
          </w:rPr>
          <w:t xml:space="preserve"> qarardiki...</w:t>
        </w:r>
      </w:ins>
    </w:p>
    <w:p w14:paraId="49B79E83" w14:textId="77777777" w:rsidR="00781DDD" w:rsidRPr="00781DDD" w:rsidRDefault="00781DDD" w:rsidP="00781DDD">
      <w:pPr>
        <w:rPr>
          <w:ins w:id="103" w:author="Xondamir Tojiboyev" w:date="2026-05-07T21:27:00Z"/>
          <w:lang w:val="en-US"/>
          <w:rPrChange w:id="104" w:author="Xondamir Tojiboyev" w:date="2026-05-07T21:27:00Z" w16du:dateUtc="2026-05-07T16:27:00Z">
            <w:rPr>
              <w:ins w:id="105" w:author="Xondamir Tojiboyev" w:date="2026-05-07T21:27:00Z"/>
            </w:rPr>
          </w:rPrChange>
        </w:rPr>
      </w:pPr>
      <w:ins w:id="106" w:author="Xondamir Tojiboyev" w:date="2026-05-07T21:27:00Z">
        <w:r w:rsidRPr="00781DDD">
          <w:rPr>
            <w:b/>
            <w:bCs/>
            <w:lang w:val="en-US"/>
            <w:rPrChange w:id="107" w:author="Xondamir Tojiboyev" w:date="2026-05-07T21:27:00Z" w16du:dateUtc="2026-05-07T16:27:00Z">
              <w:rPr>
                <w:b/>
                <w:bCs/>
              </w:rPr>
            </w:rPrChange>
          </w:rPr>
          <w:t>Ustoz:</w:t>
        </w:r>
        <w:r w:rsidRPr="00781DDD">
          <w:rPr>
            <w:lang w:val="en-US"/>
            <w:rPrChange w:id="108" w:author="Xondamir Tojiboyev" w:date="2026-05-07T21:27:00Z" w16du:dateUtc="2026-05-07T16:27:00Z">
              <w:rPr/>
            </w:rPrChange>
          </w:rPr>
          <w:t xml:space="preserve"> Qanday qarardi?</w:t>
        </w:r>
      </w:ins>
    </w:p>
    <w:p w14:paraId="2448E028" w14:textId="77777777" w:rsidR="00781DDD" w:rsidRPr="00781DDD" w:rsidRDefault="00781DDD" w:rsidP="00781DDD">
      <w:pPr>
        <w:rPr>
          <w:ins w:id="109" w:author="Xondamir Tojiboyev" w:date="2026-05-07T21:27:00Z"/>
          <w:lang w:val="en-US"/>
          <w:rPrChange w:id="110" w:author="Xondamir Tojiboyev" w:date="2026-05-07T21:27:00Z" w16du:dateUtc="2026-05-07T16:27:00Z">
            <w:rPr>
              <w:ins w:id="111" w:author="Xondamir Tojiboyev" w:date="2026-05-07T21:27:00Z"/>
            </w:rPr>
          </w:rPrChange>
        </w:rPr>
      </w:pPr>
      <w:ins w:id="112" w:author="Xondamir Tojiboyev" w:date="2026-05-07T21:27:00Z">
        <w:r w:rsidRPr="00781DDD">
          <w:rPr>
            <w:b/>
            <w:bCs/>
            <w:lang w:val="en-US"/>
            <w:rPrChange w:id="113" w:author="Xondamir Tojiboyev" w:date="2026-05-07T21:27:00Z" w16du:dateUtc="2026-05-07T16:27:00Z">
              <w:rPr>
                <w:b/>
                <w:bCs/>
              </w:rPr>
            </w:rPrChange>
          </w:rPr>
          <w:t>Shogird:</w:t>
        </w:r>
        <w:r w:rsidRPr="00781DDD">
          <w:rPr>
            <w:lang w:val="en-US"/>
            <w:rPrChange w:id="114" w:author="Xondamir Tojiboyev" w:date="2026-05-07T21:27:00Z" w16du:dateUtc="2026-05-07T16:27:00Z">
              <w:rPr/>
            </w:rPrChange>
          </w:rPr>
          <w:t xml:space="preserve"> Xuddi "bu yerda menga o'rin yo'q" degandek.</w:t>
        </w:r>
      </w:ins>
    </w:p>
    <w:p w14:paraId="1ACC2CD5" w14:textId="77777777" w:rsidR="00781DDD" w:rsidRPr="00781DDD" w:rsidRDefault="00781DDD" w:rsidP="00781DDD">
      <w:pPr>
        <w:rPr>
          <w:ins w:id="115" w:author="Xondamir Tojiboyev" w:date="2026-05-07T21:27:00Z"/>
        </w:rPr>
      </w:pPr>
      <w:ins w:id="116" w:author="Xondamir Tojiboyev" w:date="2026-05-07T21:27:00Z">
        <w:r w:rsidRPr="00781DDD">
          <w:rPr>
            <w:b/>
            <w:bCs/>
            <w:lang w:val="en-US"/>
            <w:rPrChange w:id="117" w:author="Xondamir Tojiboyev" w:date="2026-05-07T21:27:00Z" w16du:dateUtc="2026-05-07T16:27:00Z">
              <w:rPr>
                <w:b/>
                <w:bCs/>
              </w:rPr>
            </w:rPrChange>
          </w:rPr>
          <w:t>Ustoz:</w:t>
        </w:r>
        <w:r w:rsidRPr="00781DDD">
          <w:rPr>
            <w:lang w:val="en-US"/>
            <w:rPrChange w:id="118" w:author="Xondamir Tojiboyev" w:date="2026-05-07T21:27:00Z" w16du:dateUtc="2026-05-07T16:27:00Z">
              <w:rPr/>
            </w:rPrChange>
          </w:rPr>
          <w:t xml:space="preserve"> </w:t>
        </w:r>
        <w:r w:rsidRPr="00781DDD">
          <w:rPr>
            <w:i/>
            <w:iCs/>
            <w:lang w:val="en-US"/>
            <w:rPrChange w:id="119" w:author="Xondamir Tojiboyev" w:date="2026-05-07T21:27:00Z" w16du:dateUtc="2026-05-07T16:27:00Z">
              <w:rPr>
                <w:i/>
                <w:iCs/>
              </w:rPr>
            </w:rPrChange>
          </w:rPr>
          <w:t>(uzoq sukut)</w:t>
        </w:r>
        <w:r w:rsidRPr="00781DDD">
          <w:rPr>
            <w:lang w:val="en-US"/>
            <w:rPrChange w:id="120" w:author="Xondamir Tojiboyev" w:date="2026-05-07T21:27:00Z" w16du:dateUtc="2026-05-07T16:27:00Z">
              <w:rPr/>
            </w:rPrChange>
          </w:rPr>
          <w:t xml:space="preserve"> Darsni boshlaymiz. </w:t>
        </w:r>
        <w:r w:rsidRPr="00781DDD">
          <w:t>Bugun mavzu — yo'qolib ketish.</w:t>
        </w:r>
      </w:ins>
    </w:p>
    <w:p w14:paraId="25E0BA1A" w14:textId="77777777" w:rsidR="00781DDD" w:rsidRPr="00781DDD" w:rsidRDefault="00781DDD" w:rsidP="00781DDD">
      <w:pPr>
        <w:rPr>
          <w:ins w:id="121" w:author="Xondamir Tojiboyev" w:date="2026-05-07T21:27:00Z"/>
        </w:rPr>
      </w:pPr>
      <w:ins w:id="122" w:author="Xondamir Tojiboyev" w:date="2026-05-07T21:27:00Z">
        <w:r w:rsidRPr="00781DDD">
          <w:pict w14:anchorId="3236637B">
            <v:rect id="_x0000_i1044" style="width:0;height:1.5pt" o:hralign="center" o:hrstd="t" o:hr="t" fillcolor="#a0a0a0" stroked="f"/>
          </w:pict>
        </w:r>
      </w:ins>
    </w:p>
    <w:p w14:paraId="39503F4D" w14:textId="77777777" w:rsidR="00781DDD" w:rsidRPr="00781DDD" w:rsidRDefault="00781DDD" w:rsidP="00781DDD">
      <w:pPr>
        <w:rPr>
          <w:ins w:id="123" w:author="Xondamir Tojiboyev" w:date="2026-05-07T21:27:00Z"/>
          <w:b/>
          <w:bCs/>
          <w:lang w:val="en-US"/>
          <w:rPrChange w:id="124" w:author="Xondamir Tojiboyev" w:date="2026-05-07T21:27:00Z" w16du:dateUtc="2026-05-07T16:27:00Z">
            <w:rPr>
              <w:ins w:id="125" w:author="Xondamir Tojiboyev" w:date="2026-05-07T21:27:00Z"/>
              <w:b/>
              <w:bCs/>
            </w:rPr>
          </w:rPrChange>
        </w:rPr>
      </w:pPr>
      <w:ins w:id="126" w:author="Xondamir Tojiboyev" w:date="2026-05-07T21:27:00Z">
        <w:r w:rsidRPr="00781DDD">
          <w:rPr>
            <w:b/>
            <w:bCs/>
            <w:lang w:val="en-US"/>
            <w:rPrChange w:id="127" w:author="Xondamir Tojiboyev" w:date="2026-05-07T21:27:00Z" w16du:dateUtc="2026-05-07T16:27:00Z">
              <w:rPr>
                <w:b/>
                <w:bCs/>
              </w:rPr>
            </w:rPrChange>
          </w:rPr>
          <w:t>3. Ota bilan suhbat</w:t>
        </w:r>
      </w:ins>
    </w:p>
    <w:p w14:paraId="56994E3B" w14:textId="77777777" w:rsidR="00781DDD" w:rsidRPr="00781DDD" w:rsidRDefault="00781DDD" w:rsidP="00781DDD">
      <w:pPr>
        <w:rPr>
          <w:ins w:id="128" w:author="Xondamir Tojiboyev" w:date="2026-05-07T21:27:00Z"/>
          <w:lang w:val="en-US"/>
          <w:rPrChange w:id="129" w:author="Xondamir Tojiboyev" w:date="2026-05-07T21:27:00Z" w16du:dateUtc="2026-05-07T16:27:00Z">
            <w:rPr>
              <w:ins w:id="130" w:author="Xondamir Tojiboyev" w:date="2026-05-07T21:27:00Z"/>
            </w:rPr>
          </w:rPrChange>
        </w:rPr>
      </w:pPr>
      <w:ins w:id="131" w:author="Xondamir Tojiboyev" w:date="2026-05-07T21:27:00Z">
        <w:r w:rsidRPr="00781DDD">
          <w:rPr>
            <w:b/>
            <w:bCs/>
            <w:lang w:val="en-US"/>
            <w:rPrChange w:id="132" w:author="Xondamir Tojiboyev" w:date="2026-05-07T21:27:00Z" w16du:dateUtc="2026-05-07T16:27:00Z">
              <w:rPr>
                <w:b/>
                <w:bCs/>
              </w:rPr>
            </w:rPrChange>
          </w:rPr>
          <w:t>O'g'il:</w:t>
        </w:r>
        <w:r w:rsidRPr="00781DDD">
          <w:rPr>
            <w:lang w:val="en-US"/>
            <w:rPrChange w:id="133" w:author="Xondamir Tojiboyev" w:date="2026-05-07T21:27:00Z" w16du:dateUtc="2026-05-07T16:27:00Z">
              <w:rPr/>
            </w:rPrChange>
          </w:rPr>
          <w:t xml:space="preserve"> Dada, bolaligingizda bu o'rmon qanday edi?</w:t>
        </w:r>
      </w:ins>
    </w:p>
    <w:p w14:paraId="525AFE6E" w14:textId="6973E33A" w:rsidR="00781DDD" w:rsidRPr="00781DDD" w:rsidRDefault="00781DDD" w:rsidP="00781DDD">
      <w:pPr>
        <w:rPr>
          <w:ins w:id="134" w:author="Xondamir Tojiboyev" w:date="2026-05-07T21:27:00Z"/>
          <w:lang w:val="en-US"/>
          <w:rPrChange w:id="135" w:author="Xondamir Tojiboyev" w:date="2026-05-07T21:27:00Z" w16du:dateUtc="2026-05-07T16:27:00Z">
            <w:rPr>
              <w:ins w:id="136" w:author="Xondamir Tojiboyev" w:date="2026-05-07T21:27:00Z"/>
            </w:rPr>
          </w:rPrChange>
        </w:rPr>
      </w:pPr>
      <w:ins w:id="137" w:author="Xondamir Tojiboyev" w:date="2026-05-07T21:27:00Z">
        <w:r w:rsidRPr="00781DDD">
          <w:rPr>
            <w:b/>
            <w:bCs/>
            <w:lang w:val="en-US"/>
            <w:rPrChange w:id="138" w:author="Xondamir Tojiboyev" w:date="2026-05-07T21:27:00Z" w16du:dateUtc="2026-05-07T16:27:00Z">
              <w:rPr>
                <w:b/>
                <w:bCs/>
              </w:rPr>
            </w:rPrChange>
          </w:rPr>
          <w:t>Ota:</w:t>
        </w:r>
        <w:r w:rsidRPr="00781DDD">
          <w:rPr>
            <w:lang w:val="en-US"/>
            <w:rPrChange w:id="139" w:author="Xondamir Tojiboyev" w:date="2026-05-07T21:27:00Z" w16du:dateUtc="2026-05-07T16:27:00Z">
              <w:rPr/>
            </w:rPrChange>
          </w:rPr>
          <w:t xml:space="preserve"> </w:t>
        </w:r>
      </w:ins>
      <w:ins w:id="140" w:author="Xondamir Tojiboyev" w:date="2026-05-07T21:30:00Z" w16du:dateUtc="2026-05-07T16:30:00Z">
        <w:r w:rsidR="0028670D">
          <w:rPr>
            <w:lang w:val="en-US"/>
          </w:rPr>
          <w:t>Oh</w:t>
        </w:r>
      </w:ins>
      <w:ins w:id="141" w:author="Xondamir Tojiboyev" w:date="2026-05-07T21:31:00Z" w16du:dateUtc="2026-05-07T16:31:00Z">
        <w:r w:rsidR="0028670D">
          <w:rPr>
            <w:lang w:val="en-US"/>
          </w:rPr>
          <w:t>ho’</w:t>
        </w:r>
      </w:ins>
      <w:ins w:id="142" w:author="Xondamir Tojiboyev" w:date="2026-05-07T21:27:00Z">
        <w:r w:rsidRPr="00781DDD">
          <w:rPr>
            <w:lang w:val="en-US"/>
            <w:rPrChange w:id="143" w:author="Xondamir Tojiboyev" w:date="2026-05-07T21:27:00Z" w16du:dateUtc="2026-05-07T16:27:00Z">
              <w:rPr/>
            </w:rPrChange>
          </w:rPr>
          <w:t>... Hozirgi bilan qiyoslab bo'lmaydi. Daraxtlar shunchalik baland ediki, osmon ko'rinmasdi. Quyosh nurini ham zo'rg'a o'tkazardi.</w:t>
        </w:r>
      </w:ins>
    </w:p>
    <w:p w14:paraId="07DFA95E" w14:textId="77777777" w:rsidR="00781DDD" w:rsidRDefault="00781DDD" w:rsidP="00781DDD">
      <w:pPr>
        <w:rPr>
          <w:ins w:id="144" w:author="Xondamir Tojiboyev" w:date="2026-05-07T21:31:00Z" w16du:dateUtc="2026-05-07T16:31:00Z"/>
          <w:lang w:val="en-US"/>
        </w:rPr>
      </w:pPr>
      <w:ins w:id="145" w:author="Xondamir Tojiboyev" w:date="2026-05-07T21:27:00Z">
        <w:r w:rsidRPr="00781DDD">
          <w:rPr>
            <w:b/>
            <w:bCs/>
            <w:lang w:val="en-US"/>
            <w:rPrChange w:id="146" w:author="Xondamir Tojiboyev" w:date="2026-05-07T21:27:00Z" w16du:dateUtc="2026-05-07T16:27:00Z">
              <w:rPr>
                <w:b/>
                <w:bCs/>
              </w:rPr>
            </w:rPrChange>
          </w:rPr>
          <w:t>O'g'il:</w:t>
        </w:r>
        <w:r w:rsidRPr="00781DDD">
          <w:rPr>
            <w:lang w:val="en-US"/>
            <w:rPrChange w:id="147" w:author="Xondamir Tojiboyev" w:date="2026-05-07T21:27:00Z" w16du:dateUtc="2026-05-07T16:27:00Z">
              <w:rPr/>
            </w:rPrChange>
          </w:rPr>
          <w:t xml:space="preserve"> Endi-chi?</w:t>
        </w:r>
      </w:ins>
    </w:p>
    <w:p w14:paraId="78478755" w14:textId="77777777" w:rsidR="0028670D" w:rsidRPr="00781DDD" w:rsidRDefault="0028670D" w:rsidP="00781DDD">
      <w:pPr>
        <w:rPr>
          <w:ins w:id="148" w:author="Xondamir Tojiboyev" w:date="2026-05-07T21:27:00Z"/>
          <w:lang w:val="en-US"/>
          <w:rPrChange w:id="149" w:author="Xondamir Tojiboyev" w:date="2026-05-07T21:27:00Z" w16du:dateUtc="2026-05-07T16:27:00Z">
            <w:rPr>
              <w:ins w:id="150" w:author="Xondamir Tojiboyev" w:date="2026-05-07T21:27:00Z"/>
            </w:rPr>
          </w:rPrChange>
        </w:rPr>
      </w:pPr>
    </w:p>
    <w:p w14:paraId="2A7121BD" w14:textId="77777777" w:rsidR="00781DDD" w:rsidRPr="00781DDD" w:rsidRDefault="00781DDD" w:rsidP="00781DDD">
      <w:pPr>
        <w:rPr>
          <w:ins w:id="151" w:author="Xondamir Tojiboyev" w:date="2026-05-07T21:27:00Z"/>
          <w:lang w:val="en-US"/>
          <w:rPrChange w:id="152" w:author="Xondamir Tojiboyev" w:date="2026-05-07T21:27:00Z" w16du:dateUtc="2026-05-07T16:27:00Z">
            <w:rPr>
              <w:ins w:id="153" w:author="Xondamir Tojiboyev" w:date="2026-05-07T21:27:00Z"/>
            </w:rPr>
          </w:rPrChange>
        </w:rPr>
      </w:pPr>
      <w:ins w:id="154" w:author="Xondamir Tojiboyev" w:date="2026-05-07T21:27:00Z">
        <w:r w:rsidRPr="00781DDD">
          <w:rPr>
            <w:b/>
            <w:bCs/>
            <w:lang w:val="en-US"/>
            <w:rPrChange w:id="155" w:author="Xondamir Tojiboyev" w:date="2026-05-07T21:27:00Z" w16du:dateUtc="2026-05-07T16:27:00Z">
              <w:rPr>
                <w:b/>
                <w:bCs/>
              </w:rPr>
            </w:rPrChange>
          </w:rPr>
          <w:t>Ota:</w:t>
        </w:r>
        <w:r w:rsidRPr="00781DDD">
          <w:rPr>
            <w:lang w:val="en-US"/>
            <w:rPrChange w:id="156" w:author="Xondamir Tojiboyev" w:date="2026-05-07T21:27:00Z" w16du:dateUtc="2026-05-07T16:27:00Z">
              <w:rPr/>
            </w:rPrChange>
          </w:rPr>
          <w:t xml:space="preserve"> </w:t>
        </w:r>
        <w:r w:rsidRPr="00781DDD">
          <w:rPr>
            <w:i/>
            <w:iCs/>
            <w:lang w:val="en-US"/>
            <w:rPrChange w:id="157" w:author="Xondamir Tojiboyev" w:date="2026-05-07T21:27:00Z" w16du:dateUtc="2026-05-07T16:27:00Z">
              <w:rPr>
                <w:i/>
                <w:iCs/>
              </w:rPr>
            </w:rPrChange>
          </w:rPr>
          <w:t>(uzoqqa tikilib)</w:t>
        </w:r>
        <w:r w:rsidRPr="00781DDD">
          <w:rPr>
            <w:lang w:val="en-US"/>
            <w:rPrChange w:id="158" w:author="Xondamir Tojiboyev" w:date="2026-05-07T21:27:00Z" w16du:dateUtc="2026-05-07T16:27:00Z">
              <w:rPr/>
            </w:rPrChange>
          </w:rPr>
          <w:t xml:space="preserve"> Endi... Endi ular yo'q. Biri qurilish uchun, biri o'tin uchun... Birpasda ketdi.</w:t>
        </w:r>
      </w:ins>
    </w:p>
    <w:p w14:paraId="5128180A" w14:textId="77777777" w:rsidR="00781DDD" w:rsidRPr="00781DDD" w:rsidRDefault="00781DDD" w:rsidP="00781DDD">
      <w:pPr>
        <w:rPr>
          <w:ins w:id="159" w:author="Xondamir Tojiboyev" w:date="2026-05-07T21:27:00Z"/>
          <w:lang w:val="en-US"/>
          <w:rPrChange w:id="160" w:author="Xondamir Tojiboyev" w:date="2026-05-07T21:27:00Z" w16du:dateUtc="2026-05-07T16:27:00Z">
            <w:rPr>
              <w:ins w:id="161" w:author="Xondamir Tojiboyev" w:date="2026-05-07T21:27:00Z"/>
            </w:rPr>
          </w:rPrChange>
        </w:rPr>
      </w:pPr>
      <w:ins w:id="162" w:author="Xondamir Tojiboyev" w:date="2026-05-07T21:27:00Z">
        <w:r w:rsidRPr="00781DDD">
          <w:rPr>
            <w:b/>
            <w:bCs/>
            <w:lang w:val="en-US"/>
            <w:rPrChange w:id="163" w:author="Xondamir Tojiboyev" w:date="2026-05-07T21:27:00Z" w16du:dateUtc="2026-05-07T16:27:00Z">
              <w:rPr>
                <w:b/>
                <w:bCs/>
              </w:rPr>
            </w:rPrChange>
          </w:rPr>
          <w:t>O'g'il:</w:t>
        </w:r>
        <w:r w:rsidRPr="00781DDD">
          <w:rPr>
            <w:lang w:val="en-US"/>
            <w:rPrChange w:id="164" w:author="Xondamir Tojiboyev" w:date="2026-05-07T21:27:00Z" w16du:dateUtc="2026-05-07T16:27:00Z">
              <w:rPr/>
            </w:rPrChange>
          </w:rPr>
          <w:t xml:space="preserve"> O'sha o'rmonda hayvonlar ham bo'lganmi?</w:t>
        </w:r>
      </w:ins>
    </w:p>
    <w:p w14:paraId="0A2F234F" w14:textId="77777777" w:rsidR="00781DDD" w:rsidRPr="00781DDD" w:rsidRDefault="00781DDD" w:rsidP="00781DDD">
      <w:pPr>
        <w:rPr>
          <w:ins w:id="165" w:author="Xondamir Tojiboyev" w:date="2026-05-07T21:27:00Z"/>
          <w:lang w:val="en-US"/>
          <w:rPrChange w:id="166" w:author="Xondamir Tojiboyev" w:date="2026-05-07T21:27:00Z" w16du:dateUtc="2026-05-07T16:27:00Z">
            <w:rPr>
              <w:ins w:id="167" w:author="Xondamir Tojiboyev" w:date="2026-05-07T21:27:00Z"/>
            </w:rPr>
          </w:rPrChange>
        </w:rPr>
      </w:pPr>
      <w:ins w:id="168" w:author="Xondamir Tojiboyev" w:date="2026-05-07T21:27:00Z">
        <w:r w:rsidRPr="00781DDD">
          <w:rPr>
            <w:b/>
            <w:bCs/>
            <w:lang w:val="en-US"/>
            <w:rPrChange w:id="169" w:author="Xondamir Tojiboyev" w:date="2026-05-07T21:27:00Z" w16du:dateUtc="2026-05-07T16:27:00Z">
              <w:rPr>
                <w:b/>
                <w:bCs/>
              </w:rPr>
            </w:rPrChange>
          </w:rPr>
          <w:t>Ota:</w:t>
        </w:r>
        <w:r w:rsidRPr="00781DDD">
          <w:rPr>
            <w:lang w:val="en-US"/>
            <w:rPrChange w:id="170" w:author="Xondamir Tojiboyev" w:date="2026-05-07T21:27:00Z" w16du:dateUtc="2026-05-07T16:27:00Z">
              <w:rPr/>
            </w:rPrChange>
          </w:rPr>
          <w:t xml:space="preserve"> Bo'lganmi? Shu atrofda jayronlar yurar edi. Kiyiklar ham. Men bolakay edim — bir kuni otam bilan chiqqandik, bir to'da jayron ko'rdik... Shu ko'rinish butun umrim ko'z oldimdan ketmadi.</w:t>
        </w:r>
      </w:ins>
    </w:p>
    <w:p w14:paraId="4D6A41D9" w14:textId="77777777" w:rsidR="00781DDD" w:rsidRPr="00781DDD" w:rsidRDefault="00781DDD" w:rsidP="00781DDD">
      <w:pPr>
        <w:rPr>
          <w:ins w:id="171" w:author="Xondamir Tojiboyev" w:date="2026-05-07T21:27:00Z"/>
          <w:lang w:val="en-US"/>
          <w:rPrChange w:id="172" w:author="Xondamir Tojiboyev" w:date="2026-05-07T21:27:00Z" w16du:dateUtc="2026-05-07T16:27:00Z">
            <w:rPr>
              <w:ins w:id="173" w:author="Xondamir Tojiboyev" w:date="2026-05-07T21:27:00Z"/>
            </w:rPr>
          </w:rPrChange>
        </w:rPr>
      </w:pPr>
      <w:ins w:id="174" w:author="Xondamir Tojiboyev" w:date="2026-05-07T21:27:00Z">
        <w:r w:rsidRPr="00781DDD">
          <w:rPr>
            <w:b/>
            <w:bCs/>
            <w:lang w:val="en-US"/>
            <w:rPrChange w:id="175" w:author="Xondamir Tojiboyev" w:date="2026-05-07T21:27:00Z" w16du:dateUtc="2026-05-07T16:27:00Z">
              <w:rPr>
                <w:b/>
                <w:bCs/>
              </w:rPr>
            </w:rPrChange>
          </w:rPr>
          <w:t>O'g'il:</w:t>
        </w:r>
        <w:r w:rsidRPr="00781DDD">
          <w:rPr>
            <w:lang w:val="en-US"/>
            <w:rPrChange w:id="176" w:author="Xondamir Tojiboyev" w:date="2026-05-07T21:27:00Z" w16du:dateUtc="2026-05-07T16:27:00Z">
              <w:rPr/>
            </w:rPrChange>
          </w:rPr>
          <w:t xml:space="preserve"> Hozir ham bormikan ular?</w:t>
        </w:r>
      </w:ins>
    </w:p>
    <w:p w14:paraId="006D0BDC" w14:textId="77777777" w:rsidR="00781DDD" w:rsidRPr="00781DDD" w:rsidRDefault="00781DDD" w:rsidP="00781DDD">
      <w:pPr>
        <w:rPr>
          <w:ins w:id="177" w:author="Xondamir Tojiboyev" w:date="2026-05-07T21:27:00Z"/>
        </w:rPr>
      </w:pPr>
      <w:ins w:id="178" w:author="Xondamir Tojiboyev" w:date="2026-05-07T21:27:00Z">
        <w:r w:rsidRPr="00781DDD">
          <w:rPr>
            <w:b/>
            <w:bCs/>
            <w:lang w:val="en-US"/>
            <w:rPrChange w:id="179" w:author="Xondamir Tojiboyev" w:date="2026-05-07T21:27:00Z" w16du:dateUtc="2026-05-07T16:27:00Z">
              <w:rPr>
                <w:b/>
                <w:bCs/>
              </w:rPr>
            </w:rPrChange>
          </w:rPr>
          <w:t>Ota:</w:t>
        </w:r>
        <w:r w:rsidRPr="00781DDD">
          <w:rPr>
            <w:lang w:val="en-US"/>
            <w:rPrChange w:id="180" w:author="Xondamir Tojiboyev" w:date="2026-05-07T21:27:00Z" w16du:dateUtc="2026-05-07T16:27:00Z">
              <w:rPr/>
            </w:rPrChange>
          </w:rPr>
          <w:t xml:space="preserve"> </w:t>
        </w:r>
        <w:r w:rsidRPr="00781DDD">
          <w:rPr>
            <w:i/>
            <w:iCs/>
            <w:lang w:val="en-US"/>
            <w:rPrChange w:id="181" w:author="Xondamir Tojiboyev" w:date="2026-05-07T21:27:00Z" w16du:dateUtc="2026-05-07T16:27:00Z">
              <w:rPr>
                <w:i/>
                <w:iCs/>
              </w:rPr>
            </w:rPrChange>
          </w:rPr>
          <w:t>(ohista)</w:t>
        </w:r>
        <w:r w:rsidRPr="00781DDD">
          <w:rPr>
            <w:lang w:val="en-US"/>
            <w:rPrChange w:id="182" w:author="Xondamir Tojiboyev" w:date="2026-05-07T21:27:00Z" w16du:dateUtc="2026-05-07T16:27:00Z">
              <w:rPr/>
            </w:rPrChange>
          </w:rPr>
          <w:t xml:space="preserve"> Sen ularni kitobdan ko'rasan, bolam. </w:t>
        </w:r>
        <w:r w:rsidRPr="00781DDD">
          <w:t>Faqat kitobdan.</w:t>
        </w:r>
      </w:ins>
    </w:p>
    <w:p w14:paraId="726CAB38" w14:textId="77777777" w:rsidR="00781DDD" w:rsidRPr="00781DDD" w:rsidRDefault="00781DDD" w:rsidP="00781DDD">
      <w:pPr>
        <w:rPr>
          <w:ins w:id="183" w:author="Xondamir Tojiboyev" w:date="2026-05-07T21:27:00Z"/>
        </w:rPr>
      </w:pPr>
      <w:ins w:id="184" w:author="Xondamir Tojiboyev" w:date="2026-05-07T21:27:00Z">
        <w:r w:rsidRPr="00781DDD">
          <w:pict w14:anchorId="6B933A93">
            <v:rect id="_x0000_i1045" style="width:0;height:1.5pt" o:hralign="center" o:hrstd="t" o:hr="t" fillcolor="#a0a0a0" stroked="f"/>
          </w:pict>
        </w:r>
      </w:ins>
    </w:p>
    <w:p w14:paraId="4DF17B4E" w14:textId="77777777" w:rsidR="00781DDD" w:rsidRPr="00781DDD" w:rsidRDefault="00781DDD" w:rsidP="00781DDD">
      <w:pPr>
        <w:rPr>
          <w:ins w:id="185" w:author="Xondamir Tojiboyev" w:date="2026-05-07T21:27:00Z"/>
          <w:b/>
          <w:bCs/>
          <w:lang w:val="en-US"/>
          <w:rPrChange w:id="186" w:author="Xondamir Tojiboyev" w:date="2026-05-07T21:27:00Z" w16du:dateUtc="2026-05-07T16:27:00Z">
            <w:rPr>
              <w:ins w:id="187" w:author="Xondamir Tojiboyev" w:date="2026-05-07T21:27:00Z"/>
              <w:b/>
              <w:bCs/>
            </w:rPr>
          </w:rPrChange>
        </w:rPr>
      </w:pPr>
      <w:ins w:id="188" w:author="Xondamir Tojiboyev" w:date="2026-05-07T21:27:00Z">
        <w:r w:rsidRPr="00781DDD">
          <w:rPr>
            <w:b/>
            <w:bCs/>
            <w:lang w:val="en-US"/>
            <w:rPrChange w:id="189" w:author="Xondamir Tojiboyev" w:date="2026-05-07T21:27:00Z" w16du:dateUtc="2026-05-07T16:27:00Z">
              <w:rPr>
                <w:b/>
                <w:bCs/>
              </w:rPr>
            </w:rPrChange>
          </w:rPr>
          <w:t>4. Ona bilan suhbat</w:t>
        </w:r>
      </w:ins>
    </w:p>
    <w:p w14:paraId="44143D5F" w14:textId="6F5D4A95" w:rsidR="00781DDD" w:rsidRPr="00781DDD" w:rsidRDefault="00781DDD" w:rsidP="00781DDD">
      <w:pPr>
        <w:rPr>
          <w:ins w:id="190" w:author="Xondamir Tojiboyev" w:date="2026-05-07T21:27:00Z"/>
          <w:lang w:val="en-US"/>
          <w:rPrChange w:id="191" w:author="Xondamir Tojiboyev" w:date="2026-05-07T21:27:00Z" w16du:dateUtc="2026-05-07T16:27:00Z">
            <w:rPr>
              <w:ins w:id="192" w:author="Xondamir Tojiboyev" w:date="2026-05-07T21:27:00Z"/>
            </w:rPr>
          </w:rPrChange>
        </w:rPr>
      </w:pPr>
      <w:ins w:id="193" w:author="Xondamir Tojiboyev" w:date="2026-05-07T21:27:00Z">
        <w:r w:rsidRPr="00781DDD">
          <w:rPr>
            <w:b/>
            <w:bCs/>
            <w:lang w:val="en-US"/>
            <w:rPrChange w:id="194" w:author="Xondamir Tojiboyev" w:date="2026-05-07T21:27:00Z" w16du:dateUtc="2026-05-07T16:27:00Z">
              <w:rPr>
                <w:b/>
                <w:bCs/>
              </w:rPr>
            </w:rPrChange>
          </w:rPr>
          <w:t>Qiz:</w:t>
        </w:r>
        <w:r w:rsidRPr="00781DDD">
          <w:rPr>
            <w:lang w:val="en-US"/>
            <w:rPrChange w:id="195" w:author="Xondamir Tojiboyev" w:date="2026-05-07T21:27:00Z" w16du:dateUtc="2026-05-07T16:27:00Z">
              <w:rPr/>
            </w:rPrChange>
          </w:rPr>
          <w:t xml:space="preserve"> Ona, bu gul qa</w:t>
        </w:r>
      </w:ins>
      <w:ins w:id="196" w:author="Xondamir Tojiboyev" w:date="2026-05-07T21:27:00Z" w16du:dateUtc="2026-05-07T16:27:00Z">
        <w:r>
          <w:rPr>
            <w:lang w:val="en-US"/>
          </w:rPr>
          <w:t>y</w:t>
        </w:r>
      </w:ins>
      <w:ins w:id="197" w:author="Xondamir Tojiboyev" w:date="2026-05-07T21:27:00Z">
        <w:r w:rsidRPr="00781DDD">
          <w:rPr>
            <w:lang w:val="en-US"/>
            <w:rPrChange w:id="198" w:author="Xondamir Tojiboyev" w:date="2026-05-07T21:27:00Z" w16du:dateUtc="2026-05-07T16:27:00Z">
              <w:rPr/>
            </w:rPrChange>
          </w:rPr>
          <w:t>erdan?</w:t>
        </w:r>
      </w:ins>
    </w:p>
    <w:p w14:paraId="57833DC7" w14:textId="77777777" w:rsidR="00781DDD" w:rsidRPr="00781DDD" w:rsidRDefault="00781DDD" w:rsidP="00781DDD">
      <w:pPr>
        <w:rPr>
          <w:ins w:id="199" w:author="Xondamir Tojiboyev" w:date="2026-05-07T21:27:00Z"/>
          <w:lang w:val="en-US"/>
          <w:rPrChange w:id="200" w:author="Xondamir Tojiboyev" w:date="2026-05-07T21:27:00Z" w16du:dateUtc="2026-05-07T16:27:00Z">
            <w:rPr>
              <w:ins w:id="201" w:author="Xondamir Tojiboyev" w:date="2026-05-07T21:27:00Z"/>
            </w:rPr>
          </w:rPrChange>
        </w:rPr>
      </w:pPr>
      <w:ins w:id="202" w:author="Xondamir Tojiboyev" w:date="2026-05-07T21:27:00Z">
        <w:r w:rsidRPr="00781DDD">
          <w:rPr>
            <w:b/>
            <w:bCs/>
            <w:lang w:val="en-US"/>
            <w:rPrChange w:id="203" w:author="Xondamir Tojiboyev" w:date="2026-05-07T21:27:00Z" w16du:dateUtc="2026-05-07T16:27:00Z">
              <w:rPr>
                <w:b/>
                <w:bCs/>
              </w:rPr>
            </w:rPrChange>
          </w:rPr>
          <w:t>Ona:</w:t>
        </w:r>
        <w:r w:rsidRPr="00781DDD">
          <w:rPr>
            <w:lang w:val="en-US"/>
            <w:rPrChange w:id="204" w:author="Xondamir Tojiboyev" w:date="2026-05-07T21:27:00Z" w16du:dateUtc="2026-05-07T16:27:00Z">
              <w:rPr/>
            </w:rPrChange>
          </w:rPr>
          <w:t xml:space="preserve"> Tog'dan. Opanglar olib kelishgan. Chiroylimi?</w:t>
        </w:r>
      </w:ins>
    </w:p>
    <w:p w14:paraId="60E5D415" w14:textId="77777777" w:rsidR="00781DDD" w:rsidRPr="00781DDD" w:rsidRDefault="00781DDD" w:rsidP="00781DDD">
      <w:pPr>
        <w:rPr>
          <w:ins w:id="205" w:author="Xondamir Tojiboyev" w:date="2026-05-07T21:27:00Z"/>
          <w:lang w:val="en-US"/>
          <w:rPrChange w:id="206" w:author="Xondamir Tojiboyev" w:date="2026-05-07T21:27:00Z" w16du:dateUtc="2026-05-07T16:27:00Z">
            <w:rPr>
              <w:ins w:id="207" w:author="Xondamir Tojiboyev" w:date="2026-05-07T21:27:00Z"/>
            </w:rPr>
          </w:rPrChange>
        </w:rPr>
      </w:pPr>
      <w:ins w:id="208" w:author="Xondamir Tojiboyev" w:date="2026-05-07T21:27:00Z">
        <w:r w:rsidRPr="00781DDD">
          <w:rPr>
            <w:b/>
            <w:bCs/>
            <w:lang w:val="en-US"/>
            <w:rPrChange w:id="209" w:author="Xondamir Tojiboyev" w:date="2026-05-07T21:27:00Z" w16du:dateUtc="2026-05-07T16:27:00Z">
              <w:rPr>
                <w:b/>
                <w:bCs/>
              </w:rPr>
            </w:rPrChange>
          </w:rPr>
          <w:t>Qiz:</w:t>
        </w:r>
        <w:r w:rsidRPr="00781DDD">
          <w:rPr>
            <w:lang w:val="en-US"/>
            <w:rPrChange w:id="210" w:author="Xondamir Tojiboyev" w:date="2026-05-07T21:27:00Z" w16du:dateUtc="2026-05-07T16:27:00Z">
              <w:rPr/>
            </w:rPrChange>
          </w:rPr>
          <w:t xml:space="preserve"> Juda. Lekin... nima uchun u bunaqa egilgan?</w:t>
        </w:r>
      </w:ins>
    </w:p>
    <w:p w14:paraId="6C060CD5" w14:textId="08DFF173" w:rsidR="00781DDD" w:rsidRPr="00781DDD" w:rsidRDefault="00781DDD" w:rsidP="00781DDD">
      <w:pPr>
        <w:rPr>
          <w:ins w:id="211" w:author="Xondamir Tojiboyev" w:date="2026-05-07T21:27:00Z"/>
          <w:lang w:val="en-US"/>
          <w:rPrChange w:id="212" w:author="Xondamir Tojiboyev" w:date="2026-05-07T21:27:00Z" w16du:dateUtc="2026-05-07T16:27:00Z">
            <w:rPr>
              <w:ins w:id="213" w:author="Xondamir Tojiboyev" w:date="2026-05-07T21:27:00Z"/>
            </w:rPr>
          </w:rPrChange>
        </w:rPr>
      </w:pPr>
      <w:ins w:id="214" w:author="Xondamir Tojiboyev" w:date="2026-05-07T21:27:00Z">
        <w:r w:rsidRPr="00781DDD">
          <w:rPr>
            <w:b/>
            <w:bCs/>
            <w:lang w:val="en-US"/>
            <w:rPrChange w:id="215" w:author="Xondamir Tojiboyev" w:date="2026-05-07T21:27:00Z" w16du:dateUtc="2026-05-07T16:27:00Z">
              <w:rPr>
                <w:b/>
                <w:bCs/>
              </w:rPr>
            </w:rPrChange>
          </w:rPr>
          <w:t>Ona:</w:t>
        </w:r>
        <w:r w:rsidRPr="00781DDD">
          <w:rPr>
            <w:lang w:val="en-US"/>
            <w:rPrChange w:id="216" w:author="Xondamir Tojiboyev" w:date="2026-05-07T21:27:00Z" w16du:dateUtc="2026-05-07T16:27:00Z">
              <w:rPr/>
            </w:rPrChange>
          </w:rPr>
          <w:t xml:space="preserve"> Uz</w:t>
        </w:r>
      </w:ins>
      <w:ins w:id="217" w:author="Xondamir Tojiboyev" w:date="2026-05-07T21:32:00Z" w16du:dateUtc="2026-05-07T16:32:00Z">
        <w:r w:rsidR="0028670D">
          <w:rPr>
            <w:lang w:val="en-US"/>
          </w:rPr>
          <w:t>ib</w:t>
        </w:r>
      </w:ins>
      <w:ins w:id="218" w:author="Xondamir Tojiboyev" w:date="2026-05-07T21:27:00Z">
        <w:r w:rsidRPr="00781DDD">
          <w:rPr>
            <w:lang w:val="en-US"/>
            <w:rPrChange w:id="219" w:author="Xondamir Tojiboyev" w:date="2026-05-07T21:27:00Z" w16du:dateUtc="2026-05-07T16:27:00Z">
              <w:rPr/>
            </w:rPrChange>
          </w:rPr>
          <w:t xml:space="preserve"> kelingan-da. O'z joyida bo'lmasa, hech narsa tik tura olmaydi.</w:t>
        </w:r>
      </w:ins>
    </w:p>
    <w:p w14:paraId="3F27341A" w14:textId="77777777" w:rsidR="00781DDD" w:rsidRPr="00781DDD" w:rsidRDefault="00781DDD" w:rsidP="00781DDD">
      <w:pPr>
        <w:rPr>
          <w:ins w:id="220" w:author="Xondamir Tojiboyev" w:date="2026-05-07T21:27:00Z"/>
          <w:lang w:val="en-US"/>
          <w:rPrChange w:id="221" w:author="Xondamir Tojiboyev" w:date="2026-05-07T21:27:00Z" w16du:dateUtc="2026-05-07T16:27:00Z">
            <w:rPr>
              <w:ins w:id="222" w:author="Xondamir Tojiboyev" w:date="2026-05-07T21:27:00Z"/>
            </w:rPr>
          </w:rPrChange>
        </w:rPr>
      </w:pPr>
      <w:ins w:id="223" w:author="Xondamir Tojiboyev" w:date="2026-05-07T21:27:00Z">
        <w:r w:rsidRPr="00781DDD">
          <w:rPr>
            <w:b/>
            <w:bCs/>
            <w:lang w:val="en-US"/>
            <w:rPrChange w:id="224" w:author="Xondamir Tojiboyev" w:date="2026-05-07T21:27:00Z" w16du:dateUtc="2026-05-07T16:27:00Z">
              <w:rPr>
                <w:b/>
                <w:bCs/>
              </w:rPr>
            </w:rPrChange>
          </w:rPr>
          <w:t>Qiz:</w:t>
        </w:r>
        <w:r w:rsidRPr="00781DDD">
          <w:rPr>
            <w:lang w:val="en-US"/>
            <w:rPrChange w:id="225" w:author="Xondamir Tojiboyev" w:date="2026-05-07T21:27:00Z" w16du:dateUtc="2026-05-07T16:27:00Z">
              <w:rPr/>
            </w:rPrChange>
          </w:rPr>
          <w:t xml:space="preserve"> O'z joyi qani edi?</w:t>
        </w:r>
      </w:ins>
    </w:p>
    <w:p w14:paraId="5E069280" w14:textId="77777777" w:rsidR="00781DDD" w:rsidRPr="00781DDD" w:rsidRDefault="00781DDD" w:rsidP="00781DDD">
      <w:pPr>
        <w:rPr>
          <w:ins w:id="226" w:author="Xondamir Tojiboyev" w:date="2026-05-07T21:27:00Z"/>
          <w:lang w:val="en-US"/>
          <w:rPrChange w:id="227" w:author="Xondamir Tojiboyev" w:date="2026-05-07T21:27:00Z" w16du:dateUtc="2026-05-07T16:27:00Z">
            <w:rPr>
              <w:ins w:id="228" w:author="Xondamir Tojiboyev" w:date="2026-05-07T21:27:00Z"/>
            </w:rPr>
          </w:rPrChange>
        </w:rPr>
      </w:pPr>
      <w:ins w:id="229" w:author="Xondamir Tojiboyev" w:date="2026-05-07T21:27:00Z">
        <w:r w:rsidRPr="00781DDD">
          <w:rPr>
            <w:b/>
            <w:bCs/>
            <w:lang w:val="en-US"/>
            <w:rPrChange w:id="230" w:author="Xondamir Tojiboyev" w:date="2026-05-07T21:27:00Z" w16du:dateUtc="2026-05-07T16:27:00Z">
              <w:rPr>
                <w:b/>
                <w:bCs/>
              </w:rPr>
            </w:rPrChange>
          </w:rPr>
          <w:t>Ona:</w:t>
        </w:r>
        <w:r w:rsidRPr="00781DDD">
          <w:rPr>
            <w:lang w:val="en-US"/>
            <w:rPrChange w:id="231" w:author="Xondamir Tojiboyev" w:date="2026-05-07T21:27:00Z" w16du:dateUtc="2026-05-07T16:27:00Z">
              <w:rPr/>
            </w:rPrChange>
          </w:rPr>
          <w:t xml:space="preserve"> </w:t>
        </w:r>
        <w:r w:rsidRPr="00781DDD">
          <w:rPr>
            <w:i/>
            <w:iCs/>
            <w:lang w:val="en-US"/>
            <w:rPrChange w:id="232" w:author="Xondamir Tojiboyev" w:date="2026-05-07T21:27:00Z" w16du:dateUtc="2026-05-07T16:27:00Z">
              <w:rPr>
                <w:i/>
                <w:iCs/>
              </w:rPr>
            </w:rPrChange>
          </w:rPr>
          <w:t>(muloyim jilmayib)</w:t>
        </w:r>
        <w:r w:rsidRPr="00781DDD">
          <w:rPr>
            <w:lang w:val="en-US"/>
            <w:rPrChange w:id="233" w:author="Xondamir Tojiboyev" w:date="2026-05-07T21:27:00Z" w16du:dateUtc="2026-05-07T16:27:00Z">
              <w:rPr/>
            </w:rPrChange>
          </w:rPr>
          <w:t xml:space="preserve"> Tog' bag'ri. Tosh yoriqlarida o'sadi u. Boshqa hech yerda o'smaydi.</w:t>
        </w:r>
      </w:ins>
    </w:p>
    <w:p w14:paraId="3D2F1629" w14:textId="77777777" w:rsidR="00781DDD" w:rsidRPr="00781DDD" w:rsidRDefault="00781DDD" w:rsidP="00781DDD">
      <w:pPr>
        <w:rPr>
          <w:ins w:id="234" w:author="Xondamir Tojiboyev" w:date="2026-05-07T21:27:00Z"/>
          <w:lang w:val="en-US"/>
          <w:rPrChange w:id="235" w:author="Xondamir Tojiboyev" w:date="2026-05-07T21:27:00Z" w16du:dateUtc="2026-05-07T16:27:00Z">
            <w:rPr>
              <w:ins w:id="236" w:author="Xondamir Tojiboyev" w:date="2026-05-07T21:27:00Z"/>
            </w:rPr>
          </w:rPrChange>
        </w:rPr>
      </w:pPr>
      <w:ins w:id="237" w:author="Xondamir Tojiboyev" w:date="2026-05-07T21:27:00Z">
        <w:r w:rsidRPr="00781DDD">
          <w:rPr>
            <w:b/>
            <w:bCs/>
            <w:lang w:val="en-US"/>
            <w:rPrChange w:id="238" w:author="Xondamir Tojiboyev" w:date="2026-05-07T21:27:00Z" w16du:dateUtc="2026-05-07T16:27:00Z">
              <w:rPr>
                <w:b/>
                <w:bCs/>
              </w:rPr>
            </w:rPrChange>
          </w:rPr>
          <w:t>Qiz:</w:t>
        </w:r>
        <w:r w:rsidRPr="00781DDD">
          <w:rPr>
            <w:lang w:val="en-US"/>
            <w:rPrChange w:id="239" w:author="Xondamir Tojiboyev" w:date="2026-05-07T21:27:00Z" w16du:dateUtc="2026-05-07T16:27:00Z">
              <w:rPr/>
            </w:rPrChange>
          </w:rPr>
          <w:t xml:space="preserve"> U endi so'ladimi?</w:t>
        </w:r>
      </w:ins>
    </w:p>
    <w:p w14:paraId="5271FEAE" w14:textId="77777777" w:rsidR="00781DDD" w:rsidRPr="00781DDD" w:rsidRDefault="00781DDD" w:rsidP="00781DDD">
      <w:pPr>
        <w:rPr>
          <w:ins w:id="240" w:author="Xondamir Tojiboyev" w:date="2026-05-07T21:27:00Z"/>
          <w:lang w:val="en-US"/>
          <w:rPrChange w:id="241" w:author="Xondamir Tojiboyev" w:date="2026-05-07T21:27:00Z" w16du:dateUtc="2026-05-07T16:27:00Z">
            <w:rPr>
              <w:ins w:id="242" w:author="Xondamir Tojiboyev" w:date="2026-05-07T21:27:00Z"/>
            </w:rPr>
          </w:rPrChange>
        </w:rPr>
      </w:pPr>
      <w:ins w:id="243" w:author="Xondamir Tojiboyev" w:date="2026-05-07T21:27:00Z">
        <w:r w:rsidRPr="00781DDD">
          <w:rPr>
            <w:b/>
            <w:bCs/>
            <w:lang w:val="en-US"/>
            <w:rPrChange w:id="244" w:author="Xondamir Tojiboyev" w:date="2026-05-07T21:27:00Z" w16du:dateUtc="2026-05-07T16:27:00Z">
              <w:rPr>
                <w:b/>
                <w:bCs/>
              </w:rPr>
            </w:rPrChange>
          </w:rPr>
          <w:t>Ona:</w:t>
        </w:r>
        <w:r w:rsidRPr="00781DDD">
          <w:rPr>
            <w:lang w:val="en-US"/>
            <w:rPrChange w:id="245" w:author="Xondamir Tojiboyev" w:date="2026-05-07T21:27:00Z" w16du:dateUtc="2026-05-07T16:27:00Z">
              <w:rPr/>
            </w:rPrChange>
          </w:rPr>
          <w:t xml:space="preserve"> Ha, tez orada.</w:t>
        </w:r>
      </w:ins>
    </w:p>
    <w:p w14:paraId="7A44469A" w14:textId="77777777" w:rsidR="00781DDD" w:rsidRPr="00781DDD" w:rsidRDefault="00781DDD" w:rsidP="00781DDD">
      <w:pPr>
        <w:rPr>
          <w:ins w:id="246" w:author="Xondamir Tojiboyev" w:date="2026-05-07T21:27:00Z"/>
          <w:lang w:val="en-US"/>
          <w:rPrChange w:id="247" w:author="Xondamir Tojiboyev" w:date="2026-05-07T21:27:00Z" w16du:dateUtc="2026-05-07T16:27:00Z">
            <w:rPr>
              <w:ins w:id="248" w:author="Xondamir Tojiboyev" w:date="2026-05-07T21:27:00Z"/>
            </w:rPr>
          </w:rPrChange>
        </w:rPr>
      </w:pPr>
      <w:ins w:id="249" w:author="Xondamir Tojiboyev" w:date="2026-05-07T21:27:00Z">
        <w:r w:rsidRPr="00781DDD">
          <w:rPr>
            <w:b/>
            <w:bCs/>
            <w:lang w:val="en-US"/>
            <w:rPrChange w:id="250" w:author="Xondamir Tojiboyev" w:date="2026-05-07T21:27:00Z" w16du:dateUtc="2026-05-07T16:27:00Z">
              <w:rPr>
                <w:b/>
                <w:bCs/>
              </w:rPr>
            </w:rPrChange>
          </w:rPr>
          <w:t>Qiz:</w:t>
        </w:r>
        <w:r w:rsidRPr="00781DDD">
          <w:rPr>
            <w:lang w:val="en-US"/>
            <w:rPrChange w:id="251" w:author="Xondamir Tojiboyev" w:date="2026-05-07T21:27:00Z" w16du:dateUtc="2026-05-07T16:27:00Z">
              <w:rPr/>
            </w:rPrChange>
          </w:rPr>
          <w:t xml:space="preserve"> Keyin-chi?</w:t>
        </w:r>
      </w:ins>
    </w:p>
    <w:p w14:paraId="285589A4" w14:textId="77777777" w:rsidR="00781DDD" w:rsidRPr="00781DDD" w:rsidRDefault="00781DDD" w:rsidP="00781DDD">
      <w:pPr>
        <w:rPr>
          <w:ins w:id="252" w:author="Xondamir Tojiboyev" w:date="2026-05-07T21:27:00Z"/>
          <w:lang w:val="en-US"/>
          <w:rPrChange w:id="253" w:author="Xondamir Tojiboyev" w:date="2026-05-07T21:27:00Z" w16du:dateUtc="2026-05-07T16:27:00Z">
            <w:rPr>
              <w:ins w:id="254" w:author="Xondamir Tojiboyev" w:date="2026-05-07T21:27:00Z"/>
            </w:rPr>
          </w:rPrChange>
        </w:rPr>
      </w:pPr>
      <w:ins w:id="255" w:author="Xondamir Tojiboyev" w:date="2026-05-07T21:27:00Z">
        <w:r w:rsidRPr="00781DDD">
          <w:rPr>
            <w:b/>
            <w:bCs/>
            <w:lang w:val="en-US"/>
            <w:rPrChange w:id="256" w:author="Xondamir Tojiboyev" w:date="2026-05-07T21:27:00Z" w16du:dateUtc="2026-05-07T16:27:00Z">
              <w:rPr>
                <w:b/>
                <w:bCs/>
              </w:rPr>
            </w:rPrChange>
          </w:rPr>
          <w:t>Ona:</w:t>
        </w:r>
        <w:r w:rsidRPr="00781DDD">
          <w:rPr>
            <w:lang w:val="en-US"/>
            <w:rPrChange w:id="257" w:author="Xondamir Tojiboyev" w:date="2026-05-07T21:27:00Z" w16du:dateUtc="2026-05-07T16:27:00Z">
              <w:rPr/>
            </w:rPrChange>
          </w:rPr>
          <w:t xml:space="preserve"> </w:t>
        </w:r>
        <w:r w:rsidRPr="00781DDD">
          <w:rPr>
            <w:i/>
            <w:iCs/>
            <w:lang w:val="en-US"/>
            <w:rPrChange w:id="258" w:author="Xondamir Tojiboyev" w:date="2026-05-07T21:27:00Z" w16du:dateUtc="2026-05-07T16:27:00Z">
              <w:rPr>
                <w:i/>
                <w:iCs/>
              </w:rPr>
            </w:rPrChange>
          </w:rPr>
          <w:t>(sekin)</w:t>
        </w:r>
        <w:r w:rsidRPr="00781DDD">
          <w:rPr>
            <w:lang w:val="en-US"/>
            <w:rPrChange w:id="259" w:author="Xondamir Tojiboyev" w:date="2026-05-07T21:27:00Z" w16du:dateUtc="2026-05-07T16:27:00Z">
              <w:rPr/>
            </w:rPrChange>
          </w:rPr>
          <w:t xml:space="preserve"> Keyin... yana biri o'smasligi mumkin. Chunki uni faqat o'sha joy, o'sha tosh, o'sha havo yetishtirar edi. Boshqasi — yo'q.</w:t>
        </w:r>
      </w:ins>
    </w:p>
    <w:p w14:paraId="748E309E" w14:textId="77777777" w:rsidR="00781DDD" w:rsidRPr="00781DDD" w:rsidRDefault="00781DDD" w:rsidP="00781DDD">
      <w:pPr>
        <w:rPr>
          <w:ins w:id="260" w:author="Xondamir Tojiboyev" w:date="2026-05-07T21:27:00Z"/>
          <w:lang w:val="en-US"/>
          <w:rPrChange w:id="261" w:author="Xondamir Tojiboyev" w:date="2026-05-07T21:27:00Z" w16du:dateUtc="2026-05-07T16:27:00Z">
            <w:rPr>
              <w:ins w:id="262" w:author="Xondamir Tojiboyev" w:date="2026-05-07T21:27:00Z"/>
            </w:rPr>
          </w:rPrChange>
        </w:rPr>
      </w:pPr>
      <w:ins w:id="263" w:author="Xondamir Tojiboyev" w:date="2026-05-07T21:27:00Z">
        <w:r w:rsidRPr="00781DDD">
          <w:rPr>
            <w:b/>
            <w:bCs/>
            <w:lang w:val="en-US"/>
            <w:rPrChange w:id="264" w:author="Xondamir Tojiboyev" w:date="2026-05-07T21:27:00Z" w16du:dateUtc="2026-05-07T16:27:00Z">
              <w:rPr>
                <w:b/>
                <w:bCs/>
              </w:rPr>
            </w:rPrChange>
          </w:rPr>
          <w:t>Qiz:</w:t>
        </w:r>
        <w:r w:rsidRPr="00781DDD">
          <w:rPr>
            <w:lang w:val="en-US"/>
            <w:rPrChange w:id="265" w:author="Xondamir Tojiboyev" w:date="2026-05-07T21:27:00Z" w16du:dateUtc="2026-05-07T16:27:00Z">
              <w:rPr/>
            </w:rPrChange>
          </w:rPr>
          <w:t xml:space="preserve"> </w:t>
        </w:r>
        <w:r w:rsidRPr="00781DDD">
          <w:rPr>
            <w:i/>
            <w:iCs/>
            <w:lang w:val="en-US"/>
            <w:rPrChange w:id="266" w:author="Xondamir Tojiboyev" w:date="2026-05-07T21:27:00Z" w16du:dateUtc="2026-05-07T16:27:00Z">
              <w:rPr>
                <w:i/>
                <w:iCs/>
              </w:rPr>
            </w:rPrChange>
          </w:rPr>
          <w:t>(jimib qoladi)</w:t>
        </w:r>
      </w:ins>
    </w:p>
    <w:p w14:paraId="0DEC07A6" w14:textId="77777777" w:rsidR="00781DDD" w:rsidRPr="00781DDD" w:rsidRDefault="00781DDD" w:rsidP="00781DDD">
      <w:pPr>
        <w:rPr>
          <w:ins w:id="267" w:author="Xondamir Tojiboyev" w:date="2026-05-07T21:27:00Z"/>
          <w:lang w:val="en-US"/>
          <w:rPrChange w:id="268" w:author="Xondamir Tojiboyev" w:date="2026-05-07T21:27:00Z" w16du:dateUtc="2026-05-07T16:27:00Z">
            <w:rPr>
              <w:ins w:id="269" w:author="Xondamir Tojiboyev" w:date="2026-05-07T21:27:00Z"/>
            </w:rPr>
          </w:rPrChange>
        </w:rPr>
      </w:pPr>
      <w:ins w:id="270" w:author="Xondamir Tojiboyev" w:date="2026-05-07T21:27:00Z">
        <w:r w:rsidRPr="00781DDD">
          <w:rPr>
            <w:b/>
            <w:bCs/>
            <w:lang w:val="en-US"/>
            <w:rPrChange w:id="271" w:author="Xondamir Tojiboyev" w:date="2026-05-07T21:27:00Z" w16du:dateUtc="2026-05-07T16:27:00Z">
              <w:rPr>
                <w:b/>
                <w:bCs/>
              </w:rPr>
            </w:rPrChange>
          </w:rPr>
          <w:t>Ona:</w:t>
        </w:r>
        <w:r w:rsidRPr="00781DDD">
          <w:rPr>
            <w:lang w:val="en-US"/>
            <w:rPrChange w:id="272" w:author="Xondamir Tojiboyev" w:date="2026-05-07T21:27:00Z" w16du:dateUtc="2026-05-07T16:27:00Z">
              <w:rPr/>
            </w:rPrChange>
          </w:rPr>
          <w:t xml:space="preserve"> Shuning uchun ba'zi narsalarga tegmaslik kerak, qizim. Faqat ko'z bilan ko'rish — bu ham baxt.</w:t>
        </w:r>
      </w:ins>
    </w:p>
    <w:p w14:paraId="0F7B78A8" w14:textId="77777777" w:rsidR="00D52BE7" w:rsidRPr="00D52BE7" w:rsidRDefault="00D52BE7" w:rsidP="00D52BE7">
      <w:pPr>
        <w:rPr>
          <w:lang w:val="en-US"/>
          <w:rPrChange w:id="273" w:author="Xondamir Tojiboyev" w:date="2026-05-07T21:24:00Z" w16du:dateUtc="2026-05-07T16:24:00Z">
            <w:rPr>
              <w:b/>
              <w:u w:val="single"/>
              <w:lang w:val="en-US"/>
            </w:rPr>
          </w:rPrChange>
        </w:rPr>
        <w:pPrChange w:id="274" w:author="Xondamir Tojiboyev" w:date="2026-05-07T21:24:00Z" w16du:dateUtc="2026-05-07T16:24:00Z">
          <w:pPr>
            <w:pStyle w:val="Heading1"/>
          </w:pPr>
        </w:pPrChange>
      </w:pPr>
    </w:p>
    <w:sectPr w:rsidR="00D52BE7" w:rsidRPr="00D52BE7" w:rsidSect="009A15C3">
      <w:pgSz w:w="11906" w:h="16838" w:code="9"/>
      <w:pgMar w:top="547" w:right="1152" w:bottom="1138" w:left="1440" w:header="706" w:footer="706"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1C52"/>
    <w:multiLevelType w:val="multilevel"/>
    <w:tmpl w:val="3A48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76272"/>
    <w:multiLevelType w:val="multilevel"/>
    <w:tmpl w:val="DC34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F1843"/>
    <w:multiLevelType w:val="multilevel"/>
    <w:tmpl w:val="04CC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056649"/>
    <w:multiLevelType w:val="multilevel"/>
    <w:tmpl w:val="BBDA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100014">
    <w:abstractNumId w:val="3"/>
  </w:num>
  <w:num w:numId="2" w16cid:durableId="1987932835">
    <w:abstractNumId w:val="0"/>
  </w:num>
  <w:num w:numId="3" w16cid:durableId="164132686">
    <w:abstractNumId w:val="2"/>
  </w:num>
  <w:num w:numId="4" w16cid:durableId="78435136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ondamir Tojiboyev">
    <w15:presenceInfo w15:providerId="Windows Live" w15:userId="005633aff3fee3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07"/>
    <w:rsid w:val="00002407"/>
    <w:rsid w:val="000A61E4"/>
    <w:rsid w:val="00184E8A"/>
    <w:rsid w:val="0028670D"/>
    <w:rsid w:val="003E7F47"/>
    <w:rsid w:val="00401554"/>
    <w:rsid w:val="00444D6E"/>
    <w:rsid w:val="006712B5"/>
    <w:rsid w:val="00672766"/>
    <w:rsid w:val="006C0B77"/>
    <w:rsid w:val="00781DDD"/>
    <w:rsid w:val="008242FF"/>
    <w:rsid w:val="00831207"/>
    <w:rsid w:val="00870751"/>
    <w:rsid w:val="008906B8"/>
    <w:rsid w:val="00922C48"/>
    <w:rsid w:val="00976D02"/>
    <w:rsid w:val="009A15C3"/>
    <w:rsid w:val="00A45966"/>
    <w:rsid w:val="00B915B7"/>
    <w:rsid w:val="00C94494"/>
    <w:rsid w:val="00D52BE7"/>
    <w:rsid w:val="00E07C60"/>
    <w:rsid w:val="00EA59DF"/>
    <w:rsid w:val="00EE4070"/>
    <w:rsid w:val="00EF737C"/>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FAD5E"/>
  <w15:chartTrackingRefBased/>
  <w15:docId w15:val="{1BB04E1E-E7B9-4746-A12B-73BA57DFC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8906B8"/>
    <w:pPr>
      <w:keepNext/>
      <w:keepLines/>
      <w:spacing w:before="360" w:after="80"/>
      <w:outlineLvl w:val="0"/>
    </w:pPr>
    <w:rPr>
      <w:rFonts w:asciiTheme="majorHAnsi" w:eastAsiaTheme="majorEastAsia" w:hAnsiTheme="majorHAnsi" w:cstheme="majorBidi"/>
      <w:color w:val="2E74B5" w:themeColor="accent1" w:themeShade="BF"/>
      <w:sz w:val="48"/>
      <w:szCs w:val="40"/>
    </w:rPr>
  </w:style>
  <w:style w:type="paragraph" w:styleId="Heading2">
    <w:name w:val="heading 2"/>
    <w:basedOn w:val="Normal"/>
    <w:next w:val="Normal"/>
    <w:link w:val="Heading2Char"/>
    <w:uiPriority w:val="9"/>
    <w:semiHidden/>
    <w:unhideWhenUsed/>
    <w:qFormat/>
    <w:rsid w:val="0000240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02407"/>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00240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02407"/>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024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24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24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24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6B8"/>
    <w:rPr>
      <w:rFonts w:asciiTheme="majorHAnsi" w:eastAsiaTheme="majorEastAsia" w:hAnsiTheme="majorHAnsi" w:cstheme="majorBidi"/>
      <w:color w:val="2E74B5" w:themeColor="accent1" w:themeShade="BF"/>
      <w:sz w:val="48"/>
      <w:szCs w:val="40"/>
    </w:rPr>
  </w:style>
  <w:style w:type="character" w:customStyle="1" w:styleId="Heading2Char">
    <w:name w:val="Heading 2 Char"/>
    <w:basedOn w:val="DefaultParagraphFont"/>
    <w:link w:val="Heading2"/>
    <w:uiPriority w:val="9"/>
    <w:semiHidden/>
    <w:rsid w:val="0000240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0240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02407"/>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002407"/>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002407"/>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002407"/>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002407"/>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002407"/>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0024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40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02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407"/>
    <w:pPr>
      <w:spacing w:before="160"/>
      <w:jc w:val="center"/>
    </w:pPr>
    <w:rPr>
      <w:i/>
      <w:iCs/>
      <w:color w:val="404040" w:themeColor="text1" w:themeTint="BF"/>
    </w:rPr>
  </w:style>
  <w:style w:type="character" w:customStyle="1" w:styleId="QuoteChar">
    <w:name w:val="Quote Char"/>
    <w:basedOn w:val="DefaultParagraphFont"/>
    <w:link w:val="Quote"/>
    <w:uiPriority w:val="29"/>
    <w:rsid w:val="00002407"/>
    <w:rPr>
      <w:rFonts w:ascii="Times New Roman" w:hAnsi="Times New Roman"/>
      <w:i/>
      <w:iCs/>
      <w:color w:val="404040" w:themeColor="text1" w:themeTint="BF"/>
      <w:sz w:val="28"/>
    </w:rPr>
  </w:style>
  <w:style w:type="paragraph" w:styleId="ListParagraph">
    <w:name w:val="List Paragraph"/>
    <w:basedOn w:val="Normal"/>
    <w:uiPriority w:val="34"/>
    <w:qFormat/>
    <w:rsid w:val="00002407"/>
    <w:pPr>
      <w:ind w:left="720"/>
      <w:contextualSpacing/>
    </w:pPr>
  </w:style>
  <w:style w:type="character" w:styleId="IntenseEmphasis">
    <w:name w:val="Intense Emphasis"/>
    <w:basedOn w:val="DefaultParagraphFont"/>
    <w:uiPriority w:val="21"/>
    <w:qFormat/>
    <w:rsid w:val="00002407"/>
    <w:rPr>
      <w:i/>
      <w:iCs/>
      <w:color w:val="2E74B5" w:themeColor="accent1" w:themeShade="BF"/>
    </w:rPr>
  </w:style>
  <w:style w:type="paragraph" w:styleId="IntenseQuote">
    <w:name w:val="Intense Quote"/>
    <w:basedOn w:val="Normal"/>
    <w:next w:val="Normal"/>
    <w:link w:val="IntenseQuoteChar"/>
    <w:uiPriority w:val="30"/>
    <w:qFormat/>
    <w:rsid w:val="000024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2407"/>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002407"/>
    <w:rPr>
      <w:b/>
      <w:bCs/>
      <w:smallCaps/>
      <w:color w:val="2E74B5" w:themeColor="accent1" w:themeShade="BF"/>
      <w:spacing w:val="5"/>
    </w:rPr>
  </w:style>
  <w:style w:type="table" w:styleId="TableGrid">
    <w:name w:val="Table Grid"/>
    <w:basedOn w:val="TableNormal"/>
    <w:uiPriority w:val="39"/>
    <w:rsid w:val="000A61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0A61E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Revision">
    <w:name w:val="Revision"/>
    <w:hidden/>
    <w:uiPriority w:val="99"/>
    <w:semiHidden/>
    <w:rsid w:val="00D52BE7"/>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21D5F-1B64-44D0-A951-14A86A39A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9</Pages>
  <Words>1344</Words>
  <Characters>7667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Xondamir Tojiboyev</dc:creator>
  <cp:keywords/>
  <dc:description/>
  <cp:lastModifiedBy>Xondamir Tojiboyev</cp:lastModifiedBy>
  <cp:revision>16</cp:revision>
  <dcterms:created xsi:type="dcterms:W3CDTF">2026-05-07T14:46:00Z</dcterms:created>
  <dcterms:modified xsi:type="dcterms:W3CDTF">2026-05-07T16:36:00Z</dcterms:modified>
</cp:coreProperties>
</file>
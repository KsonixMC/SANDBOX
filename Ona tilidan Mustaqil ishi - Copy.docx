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70E4" w14:textId="10DCE046" w:rsidR="008906B8" w:rsidRPr="008906B8" w:rsidRDefault="008906B8" w:rsidP="008906B8">
      <w:pPr>
        <w:pStyle w:val="Heading1"/>
        <w:jc w:val="center"/>
        <w:rPr>
          <w:b/>
          <w:bCs/>
          <w:lang w:val="en-US"/>
        </w:rPr>
      </w:pPr>
      <w:r w:rsidRPr="008906B8">
        <w:rPr>
          <w:b/>
          <w:bCs/>
          <w:noProof/>
          <w:u w:val="single"/>
          <w:lang w:val="en-US"/>
        </w:rPr>
        <w:drawing>
          <wp:anchor distT="0" distB="0" distL="114300" distR="114300" simplePos="0" relativeHeight="251658240" behindDoc="1" locked="0" layoutInCell="1" allowOverlap="1" wp14:anchorId="4AB748BD" wp14:editId="62DAF891">
            <wp:simplePos x="0" y="0"/>
            <wp:positionH relativeFrom="column">
              <wp:posOffset>-42545</wp:posOffset>
            </wp:positionH>
            <wp:positionV relativeFrom="paragraph">
              <wp:posOffset>847725</wp:posOffset>
            </wp:positionV>
            <wp:extent cx="5572125" cy="4615180"/>
            <wp:effectExtent l="76200" t="76200" r="142875" b="128270"/>
            <wp:wrapTight wrapText="bothSides">
              <wp:wrapPolygon edited="0">
                <wp:start x="-148" y="-357"/>
                <wp:lineTo x="-295" y="-267"/>
                <wp:lineTo x="-295" y="21755"/>
                <wp:lineTo x="-148" y="22111"/>
                <wp:lineTo x="21932" y="22111"/>
                <wp:lineTo x="22080" y="21220"/>
                <wp:lineTo x="22080" y="1159"/>
                <wp:lineTo x="21932" y="-178"/>
                <wp:lineTo x="21932" y="-357"/>
                <wp:lineTo x="-148" y="-357"/>
              </wp:wrapPolygon>
            </wp:wrapTight>
            <wp:docPr id="19368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61029" name=""/>
                    <pic:cNvPicPr/>
                  </pic:nvPicPr>
                  <pic:blipFill>
                    <a:blip r:embed="rId6">
                      <a:extLst>
                        <a:ext uri="{28A0092B-C50C-407E-A947-70E740481C1C}">
                          <a14:useLocalDpi xmlns:a14="http://schemas.microsoft.com/office/drawing/2010/main" val="0"/>
                        </a:ext>
                      </a:extLst>
                    </a:blip>
                    <a:stretch>
                      <a:fillRect/>
                    </a:stretch>
                  </pic:blipFill>
                  <pic:spPr>
                    <a:xfrm>
                      <a:off x="0" y="0"/>
                      <a:ext cx="5572125" cy="4615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E7F47" w:rsidRPr="008906B8">
        <w:rPr>
          <w:b/>
          <w:bCs/>
          <w:u w:val="single"/>
          <w:lang w:val="en-US"/>
        </w:rPr>
        <w:t>Birinchi mustaqil ishi</w:t>
      </w:r>
    </w:p>
    <w:p w14:paraId="3D679139" w14:textId="55737AD1" w:rsidR="003E7F47" w:rsidDel="001505DF" w:rsidRDefault="001505DF" w:rsidP="001505DF">
      <w:pPr>
        <w:rPr>
          <w:del w:id="0" w:author="Xondamir Tojiboyev" w:date="2026-05-07T21:43:00Z" w16du:dateUtc="2026-05-07T16:43:00Z"/>
          <w:rFonts w:cs="Times New Roman"/>
          <w:sz w:val="36"/>
          <w:szCs w:val="36"/>
          <w:lang w:val="en-US"/>
        </w:rPr>
      </w:pPr>
      <w:ins w:id="1" w:author="Xondamir Tojiboyev" w:date="2026-05-07T21:42:00Z">
        <w:r w:rsidRPr="001505DF">
          <w:rPr>
            <w:rFonts w:cs="Times New Roman"/>
            <w:sz w:val="36"/>
            <w:szCs w:val="36"/>
            <w:lang w:val="en-US"/>
            <w:rPrChange w:id="2" w:author="Xondamir Tojiboyev" w:date="2026-05-07T21:42:00Z" w16du:dateUtc="2026-05-07T16:42:00Z">
              <w:rPr>
                <w:rFonts w:cs="Times New Roman"/>
                <w:sz w:val="36"/>
                <w:szCs w:val="36"/>
              </w:rPr>
            </w:rPrChange>
          </w:rPr>
          <w:t>Rasmda bugungi kunda dunyo duch kelayotgan eng katta muammolardan biri — ekologik xavf tasvirlangan. Unda insonlarning tabiatga beparvo munosabati oqibatida atrof-muhitning zarar ko‘rayotgani ko‘rsatilgan. Qizning bosh qismi o‘rnida zavodlar, baland binolar va qora tutun tasvirlangani sanoatlashuv hamda havoning ifloslanishini anglatadi. Zavodlardan chiqayotgan tutun tabiatga zarar yetkazib, havoni zaharlayotganini bildiradi.</w:t>
        </w:r>
      </w:ins>
      <w:del w:id="3" w:author="Xondamir Tojiboyev" w:date="2026-05-07T21:42:00Z" w16du:dateUtc="2026-05-07T16:42:00Z">
        <w:r w:rsidR="003E7F47" w:rsidRPr="009A15C3" w:rsidDel="001505DF">
          <w:rPr>
            <w:rFonts w:cs="Times New Roman"/>
            <w:sz w:val="36"/>
            <w:szCs w:val="36"/>
            <w:lang w:val="en-US"/>
          </w:rPr>
          <w:delText>Rasmda insonlarning tabiatga bo‘lgan salbiy ta’siri va uning oqibatida yuzaga kelayotgan ekologik xavf tasvirlangan. Qizning sochlari o‘rnida zavodlar, binolar va qora tutunlarning chizilgani sanoat rivojlanishi natijasida havoning ifloslanayotganini anglatadi. Yer sharining gul shaklida tasvirlanib, parchalanib uchib ketayotgani esa tabiatning asta-sekin zarar ko‘rayotganini ifodalaydi. Rasm orqali insonlarning beparvoligi sababli ekologik muammolar kuchayib borayotgani ko‘rsatib berilgan. Agar tabiatni asrashga e’tibor berilmasa, kelajakda Yer yuzidagi hayot yanada qiyinlashishi mumkinligi haqida ogohlantirilgan. Shu sababli atrof-muhitni muhofaza qilish, havoni toza saqlash va tabiatga ehti</w:delText>
        </w:r>
      </w:del>
      <w:del w:id="4" w:author="Xondamir Tojiboyev" w:date="2026-05-07T21:43:00Z" w16du:dateUtc="2026-05-07T16:43:00Z">
        <w:r w:rsidR="003E7F47" w:rsidRPr="009A15C3" w:rsidDel="001505DF">
          <w:rPr>
            <w:rFonts w:cs="Times New Roman"/>
            <w:sz w:val="36"/>
            <w:szCs w:val="36"/>
            <w:lang w:val="en-US"/>
          </w:rPr>
          <w:delText>yotkorona munosabatda bo‘lish juda muhimdir.</w:delText>
        </w:r>
      </w:del>
    </w:p>
    <w:p w14:paraId="55D3DC3F" w14:textId="77777777" w:rsidR="001505DF" w:rsidRDefault="001505DF" w:rsidP="003E7F47">
      <w:pPr>
        <w:ind w:firstLine="708"/>
        <w:rPr>
          <w:ins w:id="5" w:author="Xondamir Tojiboyev" w:date="2026-05-07T21:43:00Z" w16du:dateUtc="2026-05-07T16:43:00Z"/>
          <w:rFonts w:cs="Times New Roman"/>
          <w:sz w:val="36"/>
          <w:szCs w:val="36"/>
          <w:lang w:val="en-US"/>
        </w:rPr>
      </w:pPr>
    </w:p>
    <w:p w14:paraId="4E3D8DCD" w14:textId="77777777" w:rsidR="001505DF" w:rsidRDefault="001505DF" w:rsidP="003E7F47">
      <w:pPr>
        <w:ind w:firstLine="708"/>
        <w:rPr>
          <w:ins w:id="6" w:author="Xondamir Tojiboyev" w:date="2026-05-07T21:43:00Z" w16du:dateUtc="2026-05-07T16:43:00Z"/>
          <w:rFonts w:cs="Times New Roman"/>
          <w:sz w:val="36"/>
          <w:szCs w:val="36"/>
          <w:lang w:val="en-US"/>
        </w:rPr>
      </w:pPr>
    </w:p>
    <w:p w14:paraId="79DAFCB5" w14:textId="77777777" w:rsidR="001505DF" w:rsidRDefault="001505DF" w:rsidP="003E7F47">
      <w:pPr>
        <w:ind w:firstLine="708"/>
        <w:rPr>
          <w:ins w:id="7" w:author="Xondamir Tojiboyev" w:date="2026-05-07T22:25:00Z" w16du:dateUtc="2026-05-07T17:25:00Z"/>
          <w:rFonts w:cs="Times New Roman"/>
          <w:sz w:val="36"/>
          <w:szCs w:val="36"/>
          <w:lang w:val="en-US"/>
        </w:rPr>
      </w:pPr>
    </w:p>
    <w:p w14:paraId="182C392A" w14:textId="77777777" w:rsidR="00175332" w:rsidRDefault="00175332" w:rsidP="003E7F47">
      <w:pPr>
        <w:ind w:firstLine="708"/>
        <w:rPr>
          <w:ins w:id="8" w:author="Xondamir Tojiboyev" w:date="2026-05-07T21:43:00Z" w16du:dateUtc="2026-05-07T16:43:00Z"/>
          <w:rFonts w:cs="Times New Roman"/>
          <w:sz w:val="36"/>
          <w:szCs w:val="36"/>
          <w:lang w:val="en-US"/>
        </w:rPr>
      </w:pPr>
    </w:p>
    <w:p w14:paraId="5EA183F2" w14:textId="77777777" w:rsidR="001505DF" w:rsidRDefault="001505DF" w:rsidP="003E7F47">
      <w:pPr>
        <w:ind w:firstLine="708"/>
        <w:rPr>
          <w:ins w:id="9" w:author="Xondamir Tojiboyev" w:date="2026-05-07T21:43:00Z" w16du:dateUtc="2026-05-07T16:43:00Z"/>
          <w:rFonts w:cs="Times New Roman"/>
          <w:sz w:val="36"/>
          <w:szCs w:val="36"/>
          <w:lang w:val="en-US"/>
        </w:rPr>
      </w:pPr>
    </w:p>
    <w:p w14:paraId="16C234F3" w14:textId="77777777" w:rsidR="001505DF" w:rsidRPr="009A15C3" w:rsidRDefault="001505DF" w:rsidP="003E7F47">
      <w:pPr>
        <w:ind w:firstLine="708"/>
        <w:rPr>
          <w:ins w:id="10" w:author="Xondamir Tojiboyev" w:date="2026-05-07T21:43:00Z" w16du:dateUtc="2026-05-07T16:43:00Z"/>
          <w:rFonts w:cs="Times New Roman"/>
          <w:sz w:val="36"/>
          <w:szCs w:val="36"/>
          <w:lang w:val="en-US"/>
        </w:rPr>
      </w:pPr>
    </w:p>
    <w:p w14:paraId="013262B4" w14:textId="364715D7" w:rsidR="008906B8" w:rsidRDefault="008906B8">
      <w:pPr>
        <w:rPr>
          <w:rFonts w:cs="Times New Roman"/>
          <w:sz w:val="38"/>
          <w:szCs w:val="38"/>
          <w:lang w:val="en-US"/>
        </w:rPr>
        <w:pPrChange w:id="11" w:author="Xondamir Tojiboyev" w:date="2026-05-07T21:43:00Z" w16du:dateUtc="2026-05-07T16:43:00Z">
          <w:pPr>
            <w:ind w:firstLine="708"/>
            <w:jc w:val="center"/>
          </w:pPr>
        </w:pPrChange>
      </w:pPr>
    </w:p>
    <w:p w14:paraId="6C027B21" w14:textId="4CF626DD" w:rsidR="008906B8" w:rsidRDefault="008906B8" w:rsidP="008906B8">
      <w:pPr>
        <w:pStyle w:val="Heading1"/>
        <w:jc w:val="center"/>
        <w:rPr>
          <w:b/>
          <w:bCs/>
          <w:u w:val="single"/>
          <w:lang w:val="en-US"/>
        </w:rPr>
      </w:pPr>
      <w:r>
        <w:rPr>
          <w:b/>
          <w:bCs/>
          <w:u w:val="single"/>
          <w:lang w:val="en-US"/>
        </w:rPr>
        <w:t>Ikkinchi mustaqil ishi</w:t>
      </w:r>
    </w:p>
    <w:p w14:paraId="5BD5290A" w14:textId="77777777" w:rsidR="00BD5C37" w:rsidRPr="00BD5C37" w:rsidRDefault="008906B8" w:rsidP="00BD5C37">
      <w:pPr>
        <w:rPr>
          <w:ins w:id="12" w:author="Xondamir Tojiboyev" w:date="2026-05-07T21:48:00Z"/>
          <w:sz w:val="32"/>
          <w:szCs w:val="32"/>
          <w:lang w:val="en-US"/>
          <w:rPrChange w:id="13" w:author="Xondamir Tojiboyev" w:date="2026-05-07T21:48:00Z" w16du:dateUtc="2026-05-07T16:48:00Z">
            <w:rPr>
              <w:ins w:id="14" w:author="Xondamir Tojiboyev" w:date="2026-05-07T21:48:00Z"/>
              <w:sz w:val="32"/>
              <w:szCs w:val="32"/>
            </w:rPr>
          </w:rPrChange>
        </w:rPr>
      </w:pPr>
      <w:r w:rsidRPr="009A15C3">
        <w:rPr>
          <w:b/>
          <w:bCs/>
          <w:sz w:val="32"/>
          <w:szCs w:val="32"/>
          <w:lang w:val="en-US"/>
        </w:rPr>
        <w:t>1-savol.</w:t>
      </w:r>
      <w:r w:rsidRPr="009A15C3">
        <w:rPr>
          <w:sz w:val="32"/>
          <w:szCs w:val="32"/>
          <w:lang w:val="en-US"/>
        </w:rPr>
        <w:t xml:space="preserve"> </w:t>
      </w:r>
      <w:ins w:id="15" w:author="Xondamir Tojiboyev" w:date="2026-05-07T21:48:00Z">
        <w:r w:rsidR="00BD5C37" w:rsidRPr="00BD5C37">
          <w:rPr>
            <w:sz w:val="32"/>
            <w:szCs w:val="32"/>
            <w:lang w:val="en-US"/>
            <w:rPrChange w:id="16" w:author="Xondamir Tojiboyev" w:date="2026-05-07T21:48:00Z" w16du:dateUtc="2026-05-07T16:48:00Z">
              <w:rPr>
                <w:sz w:val="32"/>
                <w:szCs w:val="32"/>
              </w:rPr>
            </w:rPrChange>
          </w:rPr>
          <w:t>Qog'oz tayyorlash usuli qaysi jonzotdan o'rganilgan?</w:t>
        </w:r>
      </w:ins>
    </w:p>
    <w:p w14:paraId="1B945ED8" w14:textId="77777777" w:rsidR="00BD5C37" w:rsidRPr="00BD5C37" w:rsidRDefault="00BD5C37" w:rsidP="00BD5C37">
      <w:pPr>
        <w:numPr>
          <w:ilvl w:val="0"/>
          <w:numId w:val="5"/>
        </w:numPr>
        <w:rPr>
          <w:ins w:id="17" w:author="Xondamir Tojiboyev" w:date="2026-05-07T21:48:00Z"/>
          <w:sz w:val="32"/>
          <w:szCs w:val="32"/>
        </w:rPr>
      </w:pPr>
      <w:ins w:id="18" w:author="Xondamir Tojiboyev" w:date="2026-05-07T21:48:00Z">
        <w:r w:rsidRPr="00BD5C37">
          <w:rPr>
            <w:sz w:val="32"/>
            <w:szCs w:val="32"/>
          </w:rPr>
          <w:t>A) Kapalak</w:t>
        </w:r>
      </w:ins>
    </w:p>
    <w:p w14:paraId="260741C3" w14:textId="77777777" w:rsidR="00BD5C37" w:rsidRPr="00BD5C37" w:rsidRDefault="00BD5C37" w:rsidP="00BD5C37">
      <w:pPr>
        <w:numPr>
          <w:ilvl w:val="0"/>
          <w:numId w:val="5"/>
        </w:numPr>
        <w:rPr>
          <w:ins w:id="19" w:author="Xondamir Tojiboyev" w:date="2026-05-07T21:48:00Z"/>
          <w:sz w:val="32"/>
          <w:szCs w:val="32"/>
        </w:rPr>
      </w:pPr>
      <w:ins w:id="20" w:author="Xondamir Tojiboyev" w:date="2026-05-07T21:48:00Z">
        <w:r w:rsidRPr="00BD5C37">
          <w:rPr>
            <w:sz w:val="32"/>
            <w:szCs w:val="32"/>
          </w:rPr>
          <w:t xml:space="preserve">B) Ari </w:t>
        </w:r>
        <w:r w:rsidRPr="00BD5C37">
          <w:rPr>
            <w:rFonts w:ascii="Segoe UI Emoji" w:hAnsi="Segoe UI Emoji" w:cs="Segoe UI Emoji"/>
            <w:sz w:val="32"/>
            <w:szCs w:val="32"/>
          </w:rPr>
          <w:t>✅</w:t>
        </w:r>
      </w:ins>
    </w:p>
    <w:p w14:paraId="7F729FA4" w14:textId="77777777" w:rsidR="00BD5C37" w:rsidRPr="00BD5C37" w:rsidRDefault="00BD5C37" w:rsidP="00BD5C37">
      <w:pPr>
        <w:numPr>
          <w:ilvl w:val="0"/>
          <w:numId w:val="5"/>
        </w:numPr>
        <w:rPr>
          <w:ins w:id="21" w:author="Xondamir Tojiboyev" w:date="2026-05-07T21:48:00Z"/>
          <w:sz w:val="32"/>
          <w:szCs w:val="32"/>
        </w:rPr>
      </w:pPr>
      <w:ins w:id="22" w:author="Xondamir Tojiboyev" w:date="2026-05-07T21:48:00Z">
        <w:r w:rsidRPr="00BD5C37">
          <w:rPr>
            <w:sz w:val="32"/>
            <w:szCs w:val="32"/>
          </w:rPr>
          <w:t>C) Chumoli</w:t>
        </w:r>
      </w:ins>
    </w:p>
    <w:p w14:paraId="6B63538E" w14:textId="77777777" w:rsidR="00BD5C37" w:rsidRPr="00BD5C37" w:rsidRDefault="00BD5C37" w:rsidP="00BD5C37">
      <w:pPr>
        <w:numPr>
          <w:ilvl w:val="0"/>
          <w:numId w:val="5"/>
        </w:numPr>
        <w:rPr>
          <w:ins w:id="23" w:author="Xondamir Tojiboyev" w:date="2026-05-07T21:48:00Z"/>
          <w:sz w:val="32"/>
          <w:szCs w:val="32"/>
        </w:rPr>
      </w:pPr>
      <w:ins w:id="24" w:author="Xondamir Tojiboyev" w:date="2026-05-07T21:48:00Z">
        <w:r w:rsidRPr="00BD5C37">
          <w:rPr>
            <w:sz w:val="32"/>
            <w:szCs w:val="32"/>
          </w:rPr>
          <w:t>D) Asalari</w:t>
        </w:r>
      </w:ins>
    </w:p>
    <w:p w14:paraId="51B1C919" w14:textId="5C896DE3" w:rsidR="008906B8" w:rsidRPr="009A15C3" w:rsidDel="00BD5C37" w:rsidRDefault="008906B8" w:rsidP="00BD5C37">
      <w:pPr>
        <w:rPr>
          <w:del w:id="25" w:author="Xondamir Tojiboyev" w:date="2026-05-07T21:48:00Z" w16du:dateUtc="2026-05-07T16:48:00Z"/>
          <w:sz w:val="32"/>
          <w:szCs w:val="32"/>
          <w:lang w:val="en-US"/>
        </w:rPr>
      </w:pPr>
      <w:del w:id="26" w:author="Xondamir Tojiboyev" w:date="2026-05-07T21:48:00Z" w16du:dateUtc="2026-05-07T16:48:00Z">
        <w:r w:rsidRPr="009A15C3" w:rsidDel="00BD5C37">
          <w:rPr>
            <w:sz w:val="32"/>
            <w:szCs w:val="32"/>
            <w:lang w:val="en-US"/>
          </w:rPr>
          <w:delText>Qog'oz tayyorlash usulini insonlar qaysi jonzotdan o'rgangan?</w:delText>
        </w:r>
      </w:del>
    </w:p>
    <w:p w14:paraId="2C7CAEC8" w14:textId="6A107B77" w:rsidR="008906B8" w:rsidRPr="009A15C3" w:rsidDel="00BD5C37" w:rsidRDefault="008906B8" w:rsidP="00BD5C37">
      <w:pPr>
        <w:rPr>
          <w:del w:id="27" w:author="Xondamir Tojiboyev" w:date="2026-05-07T21:48:00Z" w16du:dateUtc="2026-05-07T16:48:00Z"/>
          <w:sz w:val="32"/>
          <w:szCs w:val="32"/>
        </w:rPr>
      </w:pPr>
      <w:del w:id="28" w:author="Xondamir Tojiboyev" w:date="2026-05-07T21:48:00Z" w16du:dateUtc="2026-05-07T16:48:00Z">
        <w:r w:rsidRPr="009A15C3" w:rsidDel="00BD5C37">
          <w:rPr>
            <w:sz w:val="32"/>
            <w:szCs w:val="32"/>
          </w:rPr>
          <w:delText>A) Ko'rshapalaklardan</w:delText>
        </w:r>
      </w:del>
    </w:p>
    <w:p w14:paraId="4649FB4F" w14:textId="03D4A9A5" w:rsidR="008906B8" w:rsidRPr="009A15C3" w:rsidDel="00BD5C37" w:rsidRDefault="008906B8" w:rsidP="00BD5C37">
      <w:pPr>
        <w:rPr>
          <w:del w:id="29" w:author="Xondamir Tojiboyev" w:date="2026-05-07T21:48:00Z" w16du:dateUtc="2026-05-07T16:48:00Z"/>
          <w:sz w:val="32"/>
          <w:szCs w:val="32"/>
        </w:rPr>
      </w:pPr>
      <w:del w:id="30" w:author="Xondamir Tojiboyev" w:date="2026-05-07T21:48:00Z" w16du:dateUtc="2026-05-07T16:48:00Z">
        <w:r w:rsidRPr="009A15C3" w:rsidDel="00BD5C37">
          <w:rPr>
            <w:sz w:val="32"/>
            <w:szCs w:val="32"/>
          </w:rPr>
          <w:delText xml:space="preserve">B) Arilardan </w:delText>
        </w:r>
        <w:r w:rsidRPr="009A15C3" w:rsidDel="00BD5C37">
          <w:rPr>
            <w:rFonts w:ascii="Segoe UI Emoji" w:hAnsi="Segoe UI Emoji" w:cs="Segoe UI Emoji"/>
            <w:sz w:val="32"/>
            <w:szCs w:val="32"/>
          </w:rPr>
          <w:delText>✅</w:delText>
        </w:r>
      </w:del>
    </w:p>
    <w:p w14:paraId="1F3AD892" w14:textId="1F6A8701" w:rsidR="008906B8" w:rsidRPr="009A15C3" w:rsidDel="00BD5C37" w:rsidRDefault="008906B8" w:rsidP="00BD5C37">
      <w:pPr>
        <w:rPr>
          <w:del w:id="31" w:author="Xondamir Tojiboyev" w:date="2026-05-07T21:48:00Z" w16du:dateUtc="2026-05-07T16:48:00Z"/>
          <w:sz w:val="32"/>
          <w:szCs w:val="32"/>
        </w:rPr>
      </w:pPr>
      <w:del w:id="32" w:author="Xondamir Tojiboyev" w:date="2026-05-07T21:48:00Z" w16du:dateUtc="2026-05-07T16:48:00Z">
        <w:r w:rsidRPr="009A15C3" w:rsidDel="00BD5C37">
          <w:rPr>
            <w:sz w:val="32"/>
            <w:szCs w:val="32"/>
          </w:rPr>
          <w:delText>C) Nilufargullardan</w:delText>
        </w:r>
      </w:del>
    </w:p>
    <w:p w14:paraId="2F932ED5" w14:textId="6087FBD6" w:rsidR="008906B8" w:rsidRPr="009A15C3" w:rsidDel="00BD5C37" w:rsidRDefault="008906B8" w:rsidP="00BD5C37">
      <w:pPr>
        <w:rPr>
          <w:del w:id="33" w:author="Xondamir Tojiboyev" w:date="2026-05-07T21:48:00Z" w16du:dateUtc="2026-05-07T16:48:00Z"/>
          <w:sz w:val="32"/>
          <w:szCs w:val="32"/>
        </w:rPr>
      </w:pPr>
      <w:del w:id="34" w:author="Xondamir Tojiboyev" w:date="2026-05-07T21:48:00Z" w16du:dateUtc="2026-05-07T16:48:00Z">
        <w:r w:rsidRPr="009A15C3" w:rsidDel="00BD5C37">
          <w:rPr>
            <w:sz w:val="32"/>
            <w:szCs w:val="32"/>
          </w:rPr>
          <w:delText>D) Jimyurardan</w:delText>
        </w:r>
      </w:del>
    </w:p>
    <w:p w14:paraId="2D859514" w14:textId="77777777" w:rsidR="008906B8" w:rsidRPr="009A15C3" w:rsidRDefault="008906B8" w:rsidP="00BD5C37">
      <w:pPr>
        <w:rPr>
          <w:sz w:val="32"/>
          <w:szCs w:val="32"/>
        </w:rPr>
      </w:pPr>
    </w:p>
    <w:p w14:paraId="0F1ECC64" w14:textId="77777777" w:rsidR="00BD5C37" w:rsidRPr="00BD5C37" w:rsidRDefault="008906B8" w:rsidP="00BD5C37">
      <w:pPr>
        <w:rPr>
          <w:ins w:id="35" w:author="Xondamir Tojiboyev" w:date="2026-05-07T21:48:00Z"/>
          <w:sz w:val="32"/>
          <w:szCs w:val="32"/>
          <w:lang w:val="en-US"/>
          <w:rPrChange w:id="36" w:author="Xondamir Tojiboyev" w:date="2026-05-07T21:48:00Z" w16du:dateUtc="2026-05-07T16:48:00Z">
            <w:rPr>
              <w:ins w:id="37" w:author="Xondamir Tojiboyev" w:date="2026-05-07T21:48:00Z"/>
              <w:sz w:val="32"/>
              <w:szCs w:val="32"/>
            </w:rPr>
          </w:rPrChange>
        </w:rPr>
      </w:pPr>
      <w:r w:rsidRPr="00BD5C37">
        <w:rPr>
          <w:b/>
          <w:bCs/>
          <w:sz w:val="32"/>
          <w:szCs w:val="32"/>
          <w:lang w:val="en-US"/>
          <w:rPrChange w:id="38" w:author="Xondamir Tojiboyev" w:date="2026-05-07T21:48:00Z" w16du:dateUtc="2026-05-07T16:48:00Z">
            <w:rPr>
              <w:b/>
              <w:bCs/>
              <w:sz w:val="32"/>
              <w:szCs w:val="32"/>
            </w:rPr>
          </w:rPrChange>
        </w:rPr>
        <w:t>2-savol.</w:t>
      </w:r>
      <w:r w:rsidRPr="00BD5C37">
        <w:rPr>
          <w:sz w:val="32"/>
          <w:szCs w:val="32"/>
          <w:lang w:val="en-US"/>
          <w:rPrChange w:id="39" w:author="Xondamir Tojiboyev" w:date="2026-05-07T21:48:00Z" w16du:dateUtc="2026-05-07T16:48:00Z">
            <w:rPr>
              <w:sz w:val="32"/>
              <w:szCs w:val="32"/>
            </w:rPr>
          </w:rPrChange>
        </w:rPr>
        <w:t xml:space="preserve"> </w:t>
      </w:r>
      <w:ins w:id="40" w:author="Xondamir Tojiboyev" w:date="2026-05-07T21:48:00Z">
        <w:r w:rsidR="00BD5C37" w:rsidRPr="00BD5C37">
          <w:rPr>
            <w:sz w:val="32"/>
            <w:szCs w:val="32"/>
            <w:lang w:val="en-US"/>
            <w:rPrChange w:id="41" w:author="Xondamir Tojiboyev" w:date="2026-05-07T21:48:00Z" w16du:dateUtc="2026-05-07T16:48:00Z">
              <w:rPr>
                <w:sz w:val="32"/>
                <w:szCs w:val="32"/>
              </w:rPr>
            </w:rPrChange>
          </w:rPr>
          <w:t>Nilufargul bargining o'zini toza saqlash xususiyati nimaga bog'liq?</w:t>
        </w:r>
      </w:ins>
    </w:p>
    <w:p w14:paraId="2B93C284" w14:textId="77777777" w:rsidR="00BD5C37" w:rsidRPr="00BD5C37" w:rsidRDefault="00BD5C37" w:rsidP="00BD5C37">
      <w:pPr>
        <w:numPr>
          <w:ilvl w:val="0"/>
          <w:numId w:val="6"/>
        </w:numPr>
        <w:rPr>
          <w:ins w:id="42" w:author="Xondamir Tojiboyev" w:date="2026-05-07T21:48:00Z"/>
          <w:sz w:val="32"/>
          <w:szCs w:val="32"/>
          <w:lang w:val="en-US"/>
          <w:rPrChange w:id="43" w:author="Xondamir Tojiboyev" w:date="2026-05-07T21:48:00Z" w16du:dateUtc="2026-05-07T16:48:00Z">
            <w:rPr>
              <w:ins w:id="44" w:author="Xondamir Tojiboyev" w:date="2026-05-07T21:48:00Z"/>
              <w:sz w:val="32"/>
              <w:szCs w:val="32"/>
            </w:rPr>
          </w:rPrChange>
        </w:rPr>
      </w:pPr>
      <w:ins w:id="45" w:author="Xondamir Tojiboyev" w:date="2026-05-07T21:48:00Z">
        <w:r w:rsidRPr="00BD5C37">
          <w:rPr>
            <w:sz w:val="32"/>
            <w:szCs w:val="32"/>
            <w:lang w:val="en-US"/>
            <w:rPrChange w:id="46" w:author="Xondamir Tojiboyev" w:date="2026-05-07T21:48:00Z" w16du:dateUtc="2026-05-07T16:48:00Z">
              <w:rPr>
                <w:sz w:val="32"/>
                <w:szCs w:val="32"/>
              </w:rPr>
            </w:rPrChange>
          </w:rPr>
          <w:t>A) Bargning rangi yorqin bo'lgani uchun</w:t>
        </w:r>
      </w:ins>
    </w:p>
    <w:p w14:paraId="5E99FF8B" w14:textId="77777777" w:rsidR="00BD5C37" w:rsidRPr="00BD5C37" w:rsidRDefault="00BD5C37" w:rsidP="00BD5C37">
      <w:pPr>
        <w:numPr>
          <w:ilvl w:val="0"/>
          <w:numId w:val="6"/>
        </w:numPr>
        <w:rPr>
          <w:ins w:id="47" w:author="Xondamir Tojiboyev" w:date="2026-05-07T21:48:00Z"/>
          <w:sz w:val="32"/>
          <w:szCs w:val="32"/>
          <w:lang w:val="en-US"/>
          <w:rPrChange w:id="48" w:author="Xondamir Tojiboyev" w:date="2026-05-07T21:48:00Z" w16du:dateUtc="2026-05-07T16:48:00Z">
            <w:rPr>
              <w:ins w:id="49" w:author="Xondamir Tojiboyev" w:date="2026-05-07T21:48:00Z"/>
              <w:sz w:val="32"/>
              <w:szCs w:val="32"/>
            </w:rPr>
          </w:rPrChange>
        </w:rPr>
      </w:pPr>
      <w:ins w:id="50" w:author="Xondamir Tojiboyev" w:date="2026-05-07T21:48:00Z">
        <w:r w:rsidRPr="00BD5C37">
          <w:rPr>
            <w:sz w:val="32"/>
            <w:szCs w:val="32"/>
            <w:lang w:val="en-US"/>
            <w:rPrChange w:id="51" w:author="Xondamir Tojiboyev" w:date="2026-05-07T21:48:00Z" w16du:dateUtc="2026-05-07T16:48:00Z">
              <w:rPr>
                <w:sz w:val="32"/>
                <w:szCs w:val="32"/>
              </w:rPr>
            </w:rPrChange>
          </w:rPr>
          <w:t xml:space="preserve">B) Barg yuzasida mikroskopik ignalar mavjudligi uchun </w:t>
        </w:r>
        <w:r w:rsidRPr="00BD5C37">
          <w:rPr>
            <w:rFonts w:ascii="Segoe UI Emoji" w:hAnsi="Segoe UI Emoji" w:cs="Segoe UI Emoji"/>
            <w:sz w:val="32"/>
            <w:szCs w:val="32"/>
            <w:lang w:val="en-US"/>
            <w:rPrChange w:id="52" w:author="Xondamir Tojiboyev" w:date="2026-05-07T21:48:00Z" w16du:dateUtc="2026-05-07T16:48:00Z">
              <w:rPr>
                <w:rFonts w:ascii="Segoe UI Emoji" w:hAnsi="Segoe UI Emoji" w:cs="Segoe UI Emoji"/>
                <w:sz w:val="32"/>
                <w:szCs w:val="32"/>
              </w:rPr>
            </w:rPrChange>
          </w:rPr>
          <w:t>✅</w:t>
        </w:r>
      </w:ins>
    </w:p>
    <w:p w14:paraId="54ED5D2C" w14:textId="77777777" w:rsidR="00BD5C37" w:rsidRPr="00BD5C37" w:rsidRDefault="00BD5C37" w:rsidP="00BD5C37">
      <w:pPr>
        <w:numPr>
          <w:ilvl w:val="0"/>
          <w:numId w:val="6"/>
        </w:numPr>
        <w:rPr>
          <w:ins w:id="53" w:author="Xondamir Tojiboyev" w:date="2026-05-07T21:48:00Z"/>
          <w:sz w:val="32"/>
          <w:szCs w:val="32"/>
          <w:lang w:val="en-US"/>
          <w:rPrChange w:id="54" w:author="Xondamir Tojiboyev" w:date="2026-05-07T21:48:00Z" w16du:dateUtc="2026-05-07T16:48:00Z">
            <w:rPr>
              <w:ins w:id="55" w:author="Xondamir Tojiboyev" w:date="2026-05-07T21:48:00Z"/>
              <w:sz w:val="32"/>
              <w:szCs w:val="32"/>
            </w:rPr>
          </w:rPrChange>
        </w:rPr>
      </w:pPr>
      <w:ins w:id="56" w:author="Xondamir Tojiboyev" w:date="2026-05-07T21:48:00Z">
        <w:r w:rsidRPr="00BD5C37">
          <w:rPr>
            <w:sz w:val="32"/>
            <w:szCs w:val="32"/>
            <w:lang w:val="en-US"/>
            <w:rPrChange w:id="57" w:author="Xondamir Tojiboyev" w:date="2026-05-07T21:48:00Z" w16du:dateUtc="2026-05-07T16:48:00Z">
              <w:rPr>
                <w:sz w:val="32"/>
                <w:szCs w:val="32"/>
              </w:rPr>
            </w:rPrChange>
          </w:rPr>
          <w:t>C) O'simlik chuqur suvda o'sgani uchun</w:t>
        </w:r>
      </w:ins>
    </w:p>
    <w:p w14:paraId="311C4D7B" w14:textId="77777777" w:rsidR="00BD5C37" w:rsidRPr="00BD5C37" w:rsidRDefault="00BD5C37" w:rsidP="00BD5C37">
      <w:pPr>
        <w:numPr>
          <w:ilvl w:val="0"/>
          <w:numId w:val="6"/>
        </w:numPr>
        <w:rPr>
          <w:ins w:id="58" w:author="Xondamir Tojiboyev" w:date="2026-05-07T21:48:00Z"/>
          <w:sz w:val="32"/>
          <w:szCs w:val="32"/>
        </w:rPr>
      </w:pPr>
      <w:ins w:id="59" w:author="Xondamir Tojiboyev" w:date="2026-05-07T21:48:00Z">
        <w:r w:rsidRPr="00BD5C37">
          <w:rPr>
            <w:sz w:val="32"/>
            <w:szCs w:val="32"/>
          </w:rPr>
          <w:t>D) Bargning silliq yuzasi tufayli</w:t>
        </w:r>
      </w:ins>
    </w:p>
    <w:p w14:paraId="35FC60A9" w14:textId="25D54220" w:rsidR="008906B8" w:rsidRPr="009A15C3" w:rsidDel="00BD5C37" w:rsidRDefault="008906B8" w:rsidP="00BD5C37">
      <w:pPr>
        <w:rPr>
          <w:del w:id="60" w:author="Xondamir Tojiboyev" w:date="2026-05-07T21:48:00Z" w16du:dateUtc="2026-05-07T16:48:00Z"/>
          <w:sz w:val="32"/>
          <w:szCs w:val="32"/>
        </w:rPr>
      </w:pPr>
      <w:del w:id="61" w:author="Xondamir Tojiboyev" w:date="2026-05-07T21:48:00Z" w16du:dateUtc="2026-05-07T16:48:00Z">
        <w:r w:rsidRPr="009A15C3" w:rsidDel="00BD5C37">
          <w:rPr>
            <w:sz w:val="32"/>
            <w:szCs w:val="32"/>
          </w:rPr>
          <w:delText xml:space="preserve">Quyidagi fikr </w:delText>
        </w:r>
        <w:r w:rsidRPr="009A15C3" w:rsidDel="00BD5C37">
          <w:rPr>
            <w:b/>
            <w:bCs/>
            <w:sz w:val="32"/>
            <w:szCs w:val="32"/>
          </w:rPr>
          <w:delText>to'g'ri</w:delText>
        </w:r>
        <w:r w:rsidRPr="009A15C3" w:rsidDel="00BD5C37">
          <w:rPr>
            <w:sz w:val="32"/>
            <w:szCs w:val="32"/>
          </w:rPr>
          <w:delText xml:space="preserve"> yoki </w:delText>
        </w:r>
        <w:r w:rsidRPr="009A15C3" w:rsidDel="00BD5C37">
          <w:rPr>
            <w:b/>
            <w:bCs/>
            <w:sz w:val="32"/>
            <w:szCs w:val="32"/>
          </w:rPr>
          <w:delText>noto'g'ri</w:delText>
        </w:r>
        <w:r w:rsidRPr="009A15C3" w:rsidDel="00BD5C37">
          <w:rPr>
            <w:sz w:val="32"/>
            <w:szCs w:val="32"/>
          </w:rPr>
          <w:delText>?</w:delText>
        </w:r>
      </w:del>
    </w:p>
    <w:p w14:paraId="2E150811" w14:textId="07E67EFC" w:rsidR="008906B8" w:rsidRPr="009A15C3" w:rsidDel="00BD5C37" w:rsidRDefault="008906B8" w:rsidP="00BD5C37">
      <w:pPr>
        <w:rPr>
          <w:del w:id="62" w:author="Xondamir Tojiboyev" w:date="2026-05-07T21:48:00Z" w16du:dateUtc="2026-05-07T16:48:00Z"/>
          <w:sz w:val="32"/>
          <w:szCs w:val="32"/>
        </w:rPr>
      </w:pPr>
      <w:del w:id="63" w:author="Xondamir Tojiboyev" w:date="2026-05-07T21:48:00Z" w16du:dateUtc="2026-05-07T16:48:00Z">
        <w:r w:rsidRPr="009A15C3" w:rsidDel="00BD5C37">
          <w:rPr>
            <w:i/>
            <w:iCs/>
            <w:sz w:val="32"/>
            <w:szCs w:val="32"/>
          </w:rPr>
          <w:delText>"Golografiya usuli 1971-yilda Dennis Gabor tomonidan kashf qilingan bo'lib, u ko'rshapalakning ultratovush tizimidan ilhomlanib yaratilgan."</w:delText>
        </w:r>
      </w:del>
    </w:p>
    <w:p w14:paraId="77E33164" w14:textId="08EDECAD" w:rsidR="008906B8" w:rsidRPr="009A15C3" w:rsidDel="00BD5C37" w:rsidRDefault="008906B8" w:rsidP="00BD5C37">
      <w:pPr>
        <w:rPr>
          <w:del w:id="64" w:author="Xondamir Tojiboyev" w:date="2026-05-07T21:48:00Z" w16du:dateUtc="2026-05-07T16:48:00Z"/>
          <w:sz w:val="32"/>
          <w:szCs w:val="32"/>
        </w:rPr>
      </w:pPr>
      <w:del w:id="65" w:author="Xondamir Tojiboyev" w:date="2026-05-07T21:48:00Z" w16du:dateUtc="2026-05-07T16:48:00Z">
        <w:r w:rsidRPr="009A15C3" w:rsidDel="00BD5C37">
          <w:rPr>
            <w:sz w:val="32"/>
            <w:szCs w:val="32"/>
          </w:rPr>
          <w:delText xml:space="preserve">A) To'g'ri </w:delText>
        </w:r>
        <w:r w:rsidRPr="009A15C3" w:rsidDel="00BD5C37">
          <w:rPr>
            <w:rFonts w:ascii="Segoe UI Emoji" w:hAnsi="Segoe UI Emoji" w:cs="Segoe UI Emoji"/>
            <w:sz w:val="32"/>
            <w:szCs w:val="32"/>
          </w:rPr>
          <w:delText>✅</w:delText>
        </w:r>
      </w:del>
    </w:p>
    <w:p w14:paraId="61EAB287" w14:textId="71FCED0C" w:rsidR="008906B8" w:rsidRPr="009A15C3" w:rsidDel="00BD5C37" w:rsidRDefault="008906B8" w:rsidP="00BD5C37">
      <w:pPr>
        <w:rPr>
          <w:del w:id="66" w:author="Xondamir Tojiboyev" w:date="2026-05-07T21:48:00Z" w16du:dateUtc="2026-05-07T16:48:00Z"/>
          <w:sz w:val="32"/>
          <w:szCs w:val="32"/>
        </w:rPr>
      </w:pPr>
      <w:del w:id="67" w:author="Xondamir Tojiboyev" w:date="2026-05-07T21:48:00Z" w16du:dateUtc="2026-05-07T16:48:00Z">
        <w:r w:rsidRPr="009A15C3" w:rsidDel="00BD5C37">
          <w:rPr>
            <w:sz w:val="32"/>
            <w:szCs w:val="32"/>
          </w:rPr>
          <w:delText>B) Noto'g'ri</w:delText>
        </w:r>
      </w:del>
    </w:p>
    <w:p w14:paraId="4D3465CC" w14:textId="77777777" w:rsidR="008906B8" w:rsidRPr="009A15C3" w:rsidRDefault="008906B8" w:rsidP="00BD5C37">
      <w:pPr>
        <w:rPr>
          <w:sz w:val="32"/>
          <w:szCs w:val="32"/>
        </w:rPr>
      </w:pPr>
    </w:p>
    <w:p w14:paraId="45160CD8" w14:textId="77777777" w:rsidR="00BD5C37" w:rsidRPr="00BD5C37" w:rsidRDefault="008906B8" w:rsidP="00BD5C37">
      <w:pPr>
        <w:rPr>
          <w:ins w:id="68" w:author="Xondamir Tojiboyev" w:date="2026-05-07T21:48:00Z"/>
          <w:sz w:val="32"/>
          <w:szCs w:val="32"/>
        </w:rPr>
      </w:pPr>
      <w:r w:rsidRPr="009A15C3">
        <w:rPr>
          <w:b/>
          <w:bCs/>
          <w:sz w:val="32"/>
          <w:szCs w:val="32"/>
        </w:rPr>
        <w:t>3-savol.</w:t>
      </w:r>
      <w:r w:rsidRPr="009A15C3">
        <w:rPr>
          <w:sz w:val="32"/>
          <w:szCs w:val="32"/>
        </w:rPr>
        <w:t xml:space="preserve"> </w:t>
      </w:r>
      <w:ins w:id="69" w:author="Xondamir Tojiboyev" w:date="2026-05-07T21:48:00Z">
        <w:r w:rsidR="00BD5C37" w:rsidRPr="00BD5C37">
          <w:rPr>
            <w:b/>
            <w:bCs/>
            <w:sz w:val="32"/>
            <w:szCs w:val="32"/>
          </w:rPr>
          <w:t>(To'g'ri/Noto'g'ri)</w:t>
        </w:r>
        <w:r w:rsidR="00BD5C37" w:rsidRPr="00BD5C37">
          <w:rPr>
            <w:sz w:val="32"/>
            <w:szCs w:val="32"/>
          </w:rPr>
          <w:t xml:space="preserve"> Golografiya usuli ko'rshapalakdan ko'chirilgan bo'lib, faqat kino va televideniyeda qo'llaniladi.</w:t>
        </w:r>
      </w:ins>
    </w:p>
    <w:p w14:paraId="79F78325" w14:textId="77777777" w:rsidR="00BD5C37" w:rsidRPr="00BD5C37" w:rsidRDefault="00BD5C37" w:rsidP="00BD5C37">
      <w:pPr>
        <w:numPr>
          <w:ilvl w:val="0"/>
          <w:numId w:val="7"/>
        </w:numPr>
        <w:rPr>
          <w:ins w:id="70" w:author="Xondamir Tojiboyev" w:date="2026-05-07T21:48:00Z"/>
          <w:sz w:val="32"/>
          <w:szCs w:val="32"/>
        </w:rPr>
      </w:pPr>
      <w:ins w:id="71" w:author="Xondamir Tojiboyev" w:date="2026-05-07T21:48:00Z">
        <w:r w:rsidRPr="00BD5C37">
          <w:rPr>
            <w:sz w:val="32"/>
            <w:szCs w:val="32"/>
          </w:rPr>
          <w:t>A) To'g'ri</w:t>
        </w:r>
      </w:ins>
    </w:p>
    <w:p w14:paraId="276F29FD" w14:textId="77777777" w:rsidR="00BD5C37" w:rsidRPr="00BD5C37" w:rsidRDefault="00BD5C37" w:rsidP="00BD5C37">
      <w:pPr>
        <w:numPr>
          <w:ilvl w:val="0"/>
          <w:numId w:val="7"/>
        </w:numPr>
        <w:rPr>
          <w:ins w:id="72" w:author="Xondamir Tojiboyev" w:date="2026-05-07T21:48:00Z"/>
          <w:sz w:val="32"/>
          <w:szCs w:val="32"/>
        </w:rPr>
      </w:pPr>
      <w:ins w:id="73" w:author="Xondamir Tojiboyev" w:date="2026-05-07T21:48:00Z">
        <w:r w:rsidRPr="00BD5C37">
          <w:rPr>
            <w:sz w:val="32"/>
            <w:szCs w:val="32"/>
          </w:rPr>
          <w:t xml:space="preserve">B) Noto'g'ri </w:t>
        </w:r>
        <w:r w:rsidRPr="00BD5C37">
          <w:rPr>
            <w:rFonts w:ascii="Segoe UI Emoji" w:hAnsi="Segoe UI Emoji" w:cs="Segoe UI Emoji"/>
            <w:sz w:val="32"/>
            <w:szCs w:val="32"/>
          </w:rPr>
          <w:t>✅</w:t>
        </w:r>
      </w:ins>
    </w:p>
    <w:p w14:paraId="75C2B1E7" w14:textId="6EAA9903" w:rsidR="008906B8" w:rsidRPr="009A15C3" w:rsidDel="00BD5C37" w:rsidRDefault="008906B8" w:rsidP="00BD5C37">
      <w:pPr>
        <w:rPr>
          <w:del w:id="74" w:author="Xondamir Tojiboyev" w:date="2026-05-07T21:48:00Z" w16du:dateUtc="2026-05-07T16:48:00Z"/>
          <w:sz w:val="32"/>
          <w:szCs w:val="32"/>
        </w:rPr>
      </w:pPr>
      <w:del w:id="75" w:author="Xondamir Tojiboyev" w:date="2026-05-07T21:48:00Z" w16du:dateUtc="2026-05-07T16:48:00Z">
        <w:r w:rsidRPr="009A15C3" w:rsidDel="00BD5C37">
          <w:rPr>
            <w:sz w:val="32"/>
            <w:szCs w:val="32"/>
          </w:rPr>
          <w:delText xml:space="preserve">Quyidagi fikr </w:delText>
        </w:r>
        <w:r w:rsidRPr="009A15C3" w:rsidDel="00BD5C37">
          <w:rPr>
            <w:b/>
            <w:bCs/>
            <w:sz w:val="32"/>
            <w:szCs w:val="32"/>
          </w:rPr>
          <w:delText>to'g'ri</w:delText>
        </w:r>
        <w:r w:rsidRPr="009A15C3" w:rsidDel="00BD5C37">
          <w:rPr>
            <w:sz w:val="32"/>
            <w:szCs w:val="32"/>
          </w:rPr>
          <w:delText xml:space="preserve"> yoki </w:delText>
        </w:r>
        <w:r w:rsidRPr="009A15C3" w:rsidDel="00BD5C37">
          <w:rPr>
            <w:b/>
            <w:bCs/>
            <w:sz w:val="32"/>
            <w:szCs w:val="32"/>
          </w:rPr>
          <w:delText>noto'g'ri</w:delText>
        </w:r>
        <w:r w:rsidRPr="009A15C3" w:rsidDel="00BD5C37">
          <w:rPr>
            <w:sz w:val="32"/>
            <w:szCs w:val="32"/>
          </w:rPr>
          <w:delText>?</w:delText>
        </w:r>
      </w:del>
    </w:p>
    <w:p w14:paraId="492FD730" w14:textId="0756A8D6" w:rsidR="008906B8" w:rsidRPr="009A15C3" w:rsidDel="00BD5C37" w:rsidRDefault="008906B8" w:rsidP="00BD5C37">
      <w:pPr>
        <w:rPr>
          <w:del w:id="76" w:author="Xondamir Tojiboyev" w:date="2026-05-07T21:48:00Z" w16du:dateUtc="2026-05-07T16:48:00Z"/>
          <w:sz w:val="32"/>
          <w:szCs w:val="32"/>
          <w:lang w:val="en-US"/>
        </w:rPr>
      </w:pPr>
      <w:del w:id="77" w:author="Xondamir Tojiboyev" w:date="2026-05-07T21:48:00Z" w16du:dateUtc="2026-05-07T16:48:00Z">
        <w:r w:rsidRPr="009A15C3" w:rsidDel="00BD5C37">
          <w:rPr>
            <w:i/>
            <w:iCs/>
            <w:sz w:val="32"/>
            <w:szCs w:val="32"/>
            <w:lang w:val="en-US"/>
          </w:rPr>
          <w:delText>"Nilufargul bargining yuzasi silliq bo'lgani uchun suv va chang unga yopishmaydi."</w:delText>
        </w:r>
      </w:del>
    </w:p>
    <w:p w14:paraId="4B5F3869" w14:textId="33136140" w:rsidR="008906B8" w:rsidRPr="009A15C3" w:rsidDel="00BD5C37" w:rsidRDefault="008906B8" w:rsidP="00BD5C37">
      <w:pPr>
        <w:rPr>
          <w:del w:id="78" w:author="Xondamir Tojiboyev" w:date="2026-05-07T21:48:00Z" w16du:dateUtc="2026-05-07T16:48:00Z"/>
          <w:sz w:val="32"/>
          <w:szCs w:val="32"/>
        </w:rPr>
      </w:pPr>
      <w:del w:id="79" w:author="Xondamir Tojiboyev" w:date="2026-05-07T21:48:00Z" w16du:dateUtc="2026-05-07T16:48:00Z">
        <w:r w:rsidRPr="009A15C3" w:rsidDel="00BD5C37">
          <w:rPr>
            <w:sz w:val="32"/>
            <w:szCs w:val="32"/>
          </w:rPr>
          <w:delText>A) To'g'ri</w:delText>
        </w:r>
      </w:del>
    </w:p>
    <w:p w14:paraId="1F03E42C" w14:textId="570DBCEF" w:rsidR="008906B8" w:rsidRPr="009A15C3" w:rsidDel="00BD5C37" w:rsidRDefault="008906B8" w:rsidP="00BD5C37">
      <w:pPr>
        <w:rPr>
          <w:del w:id="80" w:author="Xondamir Tojiboyev" w:date="2026-05-07T21:48:00Z" w16du:dateUtc="2026-05-07T16:48:00Z"/>
          <w:sz w:val="32"/>
          <w:szCs w:val="32"/>
          <w:lang w:val="en-US"/>
        </w:rPr>
      </w:pPr>
      <w:del w:id="81" w:author="Xondamir Tojiboyev" w:date="2026-05-07T21:48:00Z" w16du:dateUtc="2026-05-07T16:48:00Z">
        <w:r w:rsidRPr="009A15C3" w:rsidDel="00BD5C37">
          <w:rPr>
            <w:sz w:val="32"/>
            <w:szCs w:val="32"/>
            <w:lang w:val="en-US"/>
          </w:rPr>
          <w:delText xml:space="preserve">B) Noto'g'ri </w:delText>
        </w:r>
        <w:r w:rsidRPr="009A15C3" w:rsidDel="00BD5C37">
          <w:rPr>
            <w:rFonts w:ascii="Segoe UI Emoji" w:hAnsi="Segoe UI Emoji" w:cs="Segoe UI Emoji"/>
            <w:sz w:val="32"/>
            <w:szCs w:val="32"/>
            <w:lang w:val="en-US"/>
          </w:rPr>
          <w:delText>✅</w:delText>
        </w:r>
        <w:r w:rsidRPr="009A15C3" w:rsidDel="00BD5C37">
          <w:rPr>
            <w:sz w:val="32"/>
            <w:szCs w:val="32"/>
            <w:lang w:val="en-US"/>
          </w:rPr>
          <w:delText xml:space="preserve"> </w:delText>
        </w:r>
        <w:r w:rsidRPr="009A15C3" w:rsidDel="00BD5C37">
          <w:rPr>
            <w:i/>
            <w:iCs/>
            <w:sz w:val="32"/>
            <w:szCs w:val="32"/>
            <w:lang w:val="en-US"/>
          </w:rPr>
          <w:delText>(Aslida barg yuzasi mikroskopik ignalar bilan qoplangan)</w:delText>
        </w:r>
      </w:del>
    </w:p>
    <w:p w14:paraId="142E60B6" w14:textId="77777777" w:rsidR="008906B8" w:rsidRPr="009A15C3" w:rsidRDefault="008906B8" w:rsidP="00BD5C37">
      <w:pPr>
        <w:rPr>
          <w:sz w:val="32"/>
          <w:szCs w:val="32"/>
          <w:lang w:val="en-US"/>
        </w:rPr>
      </w:pPr>
    </w:p>
    <w:p w14:paraId="3C726983" w14:textId="77777777" w:rsidR="00BD5C37" w:rsidRPr="002372B1" w:rsidRDefault="008906B8" w:rsidP="00BD5C37">
      <w:pPr>
        <w:rPr>
          <w:ins w:id="82" w:author="Xondamir Tojiboyev" w:date="2026-05-07T21:49:00Z"/>
          <w:sz w:val="32"/>
          <w:szCs w:val="32"/>
          <w:lang w:val="en-US"/>
          <w:rPrChange w:id="83" w:author="Xondamir Tojiboyev" w:date="2026-05-07T21:49:00Z" w16du:dateUtc="2026-05-07T16:49:00Z">
            <w:rPr>
              <w:ins w:id="84" w:author="Xondamir Tojiboyev" w:date="2026-05-07T21:49:00Z"/>
              <w:sz w:val="32"/>
              <w:szCs w:val="32"/>
            </w:rPr>
          </w:rPrChange>
        </w:rPr>
      </w:pPr>
      <w:r w:rsidRPr="009A15C3">
        <w:rPr>
          <w:b/>
          <w:bCs/>
          <w:sz w:val="32"/>
          <w:szCs w:val="32"/>
          <w:lang w:val="en-US"/>
        </w:rPr>
        <w:t>4-savol.</w:t>
      </w:r>
      <w:r w:rsidRPr="009A15C3">
        <w:rPr>
          <w:sz w:val="32"/>
          <w:szCs w:val="32"/>
          <w:lang w:val="en-US"/>
        </w:rPr>
        <w:t xml:space="preserve"> </w:t>
      </w:r>
      <w:ins w:id="85" w:author="Xondamir Tojiboyev" w:date="2026-05-07T21:49:00Z">
        <w:r w:rsidR="00BD5C37" w:rsidRPr="002372B1">
          <w:rPr>
            <w:b/>
            <w:bCs/>
            <w:sz w:val="32"/>
            <w:szCs w:val="32"/>
            <w:lang w:val="en-US"/>
            <w:rPrChange w:id="86" w:author="Xondamir Tojiboyev" w:date="2026-05-07T21:49:00Z" w16du:dateUtc="2026-05-07T16:49:00Z">
              <w:rPr>
                <w:b/>
                <w:bCs/>
                <w:sz w:val="32"/>
                <w:szCs w:val="32"/>
              </w:rPr>
            </w:rPrChange>
          </w:rPr>
          <w:t>(To'g'ri/Noto'g'ri)</w:t>
        </w:r>
        <w:r w:rsidR="00BD5C37" w:rsidRPr="002372B1">
          <w:rPr>
            <w:sz w:val="32"/>
            <w:szCs w:val="32"/>
            <w:lang w:val="en-US"/>
            <w:rPrChange w:id="87" w:author="Xondamir Tojiboyev" w:date="2026-05-07T21:49:00Z" w16du:dateUtc="2026-05-07T16:49:00Z">
              <w:rPr>
                <w:sz w:val="32"/>
                <w:szCs w:val="32"/>
              </w:rPr>
            </w:rPrChange>
          </w:rPr>
          <w:t xml:space="preserve"> Jimyurarning qurib qolish xususiyatidan vaksinalarni xavfsiz saqlash va tashishda foydalanish mumkin.</w:t>
        </w:r>
      </w:ins>
    </w:p>
    <w:p w14:paraId="0C46A048" w14:textId="77777777" w:rsidR="00BD5C37" w:rsidRPr="00BD5C37" w:rsidRDefault="00BD5C37" w:rsidP="00BD5C37">
      <w:pPr>
        <w:numPr>
          <w:ilvl w:val="0"/>
          <w:numId w:val="8"/>
        </w:numPr>
        <w:rPr>
          <w:ins w:id="88" w:author="Xondamir Tojiboyev" w:date="2026-05-07T21:49:00Z"/>
          <w:sz w:val="32"/>
          <w:szCs w:val="32"/>
        </w:rPr>
      </w:pPr>
      <w:ins w:id="89" w:author="Xondamir Tojiboyev" w:date="2026-05-07T21:49:00Z">
        <w:r w:rsidRPr="00BD5C37">
          <w:rPr>
            <w:sz w:val="32"/>
            <w:szCs w:val="32"/>
          </w:rPr>
          <w:t xml:space="preserve">A) To'g'ri </w:t>
        </w:r>
        <w:r w:rsidRPr="00BD5C37">
          <w:rPr>
            <w:rFonts w:ascii="Segoe UI Emoji" w:hAnsi="Segoe UI Emoji" w:cs="Segoe UI Emoji"/>
            <w:sz w:val="32"/>
            <w:szCs w:val="32"/>
          </w:rPr>
          <w:t>✅</w:t>
        </w:r>
      </w:ins>
    </w:p>
    <w:p w14:paraId="0C7FADE5" w14:textId="77777777" w:rsidR="00BD5C37" w:rsidRPr="00BD5C37" w:rsidRDefault="00BD5C37" w:rsidP="00BD5C37">
      <w:pPr>
        <w:numPr>
          <w:ilvl w:val="0"/>
          <w:numId w:val="8"/>
        </w:numPr>
        <w:rPr>
          <w:ins w:id="90" w:author="Xondamir Tojiboyev" w:date="2026-05-07T21:49:00Z"/>
          <w:sz w:val="32"/>
          <w:szCs w:val="32"/>
        </w:rPr>
      </w:pPr>
      <w:ins w:id="91" w:author="Xondamir Tojiboyev" w:date="2026-05-07T21:49:00Z">
        <w:r w:rsidRPr="00BD5C37">
          <w:rPr>
            <w:sz w:val="32"/>
            <w:szCs w:val="32"/>
          </w:rPr>
          <w:t>B) Noto'g'ri</w:t>
        </w:r>
      </w:ins>
    </w:p>
    <w:p w14:paraId="6E344600" w14:textId="193EE576" w:rsidR="008906B8" w:rsidDel="002372B1" w:rsidRDefault="008906B8" w:rsidP="00BD5C37">
      <w:pPr>
        <w:rPr>
          <w:del w:id="92" w:author="Xondamir Tojiboyev" w:date="2026-05-07T21:49:00Z" w16du:dateUtc="2026-05-07T16:49:00Z"/>
          <w:sz w:val="32"/>
          <w:szCs w:val="32"/>
          <w:lang w:val="en-US"/>
        </w:rPr>
      </w:pPr>
      <w:del w:id="93" w:author="Xondamir Tojiboyev" w:date="2026-05-07T21:49:00Z" w16du:dateUtc="2026-05-07T16:49:00Z">
        <w:r w:rsidRPr="009A15C3" w:rsidDel="00BD5C37">
          <w:rPr>
            <w:sz w:val="32"/>
            <w:szCs w:val="32"/>
            <w:lang w:val="en-US"/>
          </w:rPr>
          <w:delText>IBM tomonidan taqdim etilgan "Cool Blue" texnologiyasi qaysi biologik jarayondan ilhomlanib yaratilgan?</w:delText>
        </w:r>
      </w:del>
    </w:p>
    <w:p w14:paraId="2CBEBA53" w14:textId="77777777" w:rsidR="002372B1" w:rsidRDefault="002372B1" w:rsidP="00BD5C37">
      <w:pPr>
        <w:rPr>
          <w:ins w:id="94" w:author="Xondamir Tojiboyev" w:date="2026-05-07T21:49:00Z" w16du:dateUtc="2026-05-07T16:49:00Z"/>
          <w:sz w:val="32"/>
          <w:szCs w:val="32"/>
          <w:lang w:val="en-US"/>
        </w:rPr>
      </w:pPr>
    </w:p>
    <w:p w14:paraId="62399C68" w14:textId="77777777" w:rsidR="002372B1" w:rsidRPr="009A15C3" w:rsidRDefault="002372B1" w:rsidP="00BD5C37">
      <w:pPr>
        <w:rPr>
          <w:ins w:id="95" w:author="Xondamir Tojiboyev" w:date="2026-05-07T21:49:00Z" w16du:dateUtc="2026-05-07T16:49:00Z"/>
          <w:sz w:val="32"/>
          <w:szCs w:val="32"/>
          <w:lang w:val="en-US"/>
        </w:rPr>
      </w:pPr>
    </w:p>
    <w:p w14:paraId="666E6D14" w14:textId="4E6BB4CE" w:rsidR="008906B8" w:rsidRPr="009A15C3" w:rsidDel="00BD5C37" w:rsidRDefault="008906B8" w:rsidP="00BD5C37">
      <w:pPr>
        <w:rPr>
          <w:del w:id="96" w:author="Xondamir Tojiboyev" w:date="2026-05-07T21:49:00Z" w16du:dateUtc="2026-05-07T16:49:00Z"/>
          <w:sz w:val="32"/>
          <w:szCs w:val="32"/>
        </w:rPr>
      </w:pPr>
      <w:del w:id="97" w:author="Xondamir Tojiboyev" w:date="2026-05-07T21:49:00Z" w16du:dateUtc="2026-05-07T16:49:00Z">
        <w:r w:rsidRPr="009A15C3" w:rsidDel="00BD5C37">
          <w:rPr>
            <w:sz w:val="32"/>
            <w:szCs w:val="32"/>
          </w:rPr>
          <w:delText>A) O'simliklarda fotosintez jarayonidan</w:delText>
        </w:r>
      </w:del>
    </w:p>
    <w:p w14:paraId="355B7481" w14:textId="591AB289" w:rsidR="008906B8" w:rsidRPr="009A15C3" w:rsidDel="00BD5C37" w:rsidRDefault="008906B8" w:rsidP="00BD5C37">
      <w:pPr>
        <w:rPr>
          <w:del w:id="98" w:author="Xondamir Tojiboyev" w:date="2026-05-07T21:49:00Z" w16du:dateUtc="2026-05-07T16:49:00Z"/>
          <w:sz w:val="32"/>
          <w:szCs w:val="32"/>
        </w:rPr>
      </w:pPr>
      <w:del w:id="99" w:author="Xondamir Tojiboyev" w:date="2026-05-07T21:49:00Z" w16du:dateUtc="2026-05-07T16:49:00Z">
        <w:r w:rsidRPr="009A15C3" w:rsidDel="00BD5C37">
          <w:rPr>
            <w:sz w:val="32"/>
            <w:szCs w:val="32"/>
          </w:rPr>
          <w:delText>B) Ko'rshapalakning eshitish tizimidan</w:delText>
        </w:r>
      </w:del>
    </w:p>
    <w:p w14:paraId="10914358" w14:textId="79652A34" w:rsidR="008906B8" w:rsidRPr="009A15C3" w:rsidDel="00BD5C37" w:rsidRDefault="008906B8" w:rsidP="00BD5C37">
      <w:pPr>
        <w:rPr>
          <w:del w:id="100" w:author="Xondamir Tojiboyev" w:date="2026-05-07T21:49:00Z" w16du:dateUtc="2026-05-07T16:49:00Z"/>
          <w:sz w:val="32"/>
          <w:szCs w:val="32"/>
          <w:lang w:val="en-US"/>
        </w:rPr>
      </w:pPr>
      <w:del w:id="101" w:author="Xondamir Tojiboyev" w:date="2026-05-07T21:49:00Z" w16du:dateUtc="2026-05-07T16:49:00Z">
        <w:r w:rsidRPr="009A15C3" w:rsidDel="00BD5C37">
          <w:rPr>
            <w:sz w:val="32"/>
            <w:szCs w:val="32"/>
            <w:lang w:val="en-US"/>
          </w:rPr>
          <w:delText xml:space="preserve">C) Inson tanasidagi qon oqimi prinsipidan </w:delText>
        </w:r>
        <w:r w:rsidRPr="009A15C3" w:rsidDel="00BD5C37">
          <w:rPr>
            <w:rFonts w:ascii="Segoe UI Emoji" w:hAnsi="Segoe UI Emoji" w:cs="Segoe UI Emoji"/>
            <w:sz w:val="32"/>
            <w:szCs w:val="32"/>
            <w:lang w:val="en-US"/>
          </w:rPr>
          <w:delText>✅</w:delText>
        </w:r>
      </w:del>
    </w:p>
    <w:p w14:paraId="2FD14F93" w14:textId="5FEDAF7E" w:rsidR="008906B8" w:rsidRPr="009A15C3" w:rsidDel="00BD5C37" w:rsidRDefault="008906B8" w:rsidP="00BD5C37">
      <w:pPr>
        <w:rPr>
          <w:del w:id="102" w:author="Xondamir Tojiboyev" w:date="2026-05-07T21:49:00Z" w16du:dateUtc="2026-05-07T16:49:00Z"/>
          <w:sz w:val="32"/>
          <w:szCs w:val="32"/>
        </w:rPr>
      </w:pPr>
      <w:del w:id="103" w:author="Xondamir Tojiboyev" w:date="2026-05-07T21:49:00Z" w16du:dateUtc="2026-05-07T16:49:00Z">
        <w:r w:rsidRPr="009A15C3" w:rsidDel="00BD5C37">
          <w:rPr>
            <w:sz w:val="32"/>
            <w:szCs w:val="32"/>
          </w:rPr>
          <w:delText>D) Jimyurarning qurib qolish xususiyatidan</w:delText>
        </w:r>
      </w:del>
    </w:p>
    <w:p w14:paraId="3AC06791" w14:textId="77777777" w:rsidR="008906B8" w:rsidRDefault="008906B8" w:rsidP="00BD5C37">
      <w:pPr>
        <w:rPr>
          <w:lang w:val="en-US"/>
        </w:rPr>
      </w:pPr>
    </w:p>
    <w:p w14:paraId="14D61590" w14:textId="77777777" w:rsidR="008906B8" w:rsidRDefault="008906B8" w:rsidP="008906B8">
      <w:pPr>
        <w:rPr>
          <w:lang w:val="en-US"/>
        </w:rPr>
      </w:pPr>
    </w:p>
    <w:p w14:paraId="58185BF4" w14:textId="77777777" w:rsidR="009A15C3" w:rsidRDefault="009A15C3" w:rsidP="008906B8">
      <w:pPr>
        <w:rPr>
          <w:lang w:val="en-US"/>
        </w:rPr>
      </w:pPr>
    </w:p>
    <w:p w14:paraId="21C8FEAB" w14:textId="6368E631" w:rsidR="008906B8" w:rsidRDefault="008906B8" w:rsidP="008906B8">
      <w:pPr>
        <w:pStyle w:val="Heading1"/>
        <w:jc w:val="center"/>
        <w:rPr>
          <w:b/>
          <w:bCs/>
          <w:u w:val="single"/>
          <w:lang w:val="en-US"/>
        </w:rPr>
      </w:pPr>
      <w:r>
        <w:rPr>
          <w:b/>
          <w:bCs/>
          <w:u w:val="single"/>
          <w:lang w:val="en-US"/>
        </w:rPr>
        <w:t>Uchinchi mustaqil ishi</w:t>
      </w:r>
    </w:p>
    <w:p w14:paraId="061E561C" w14:textId="77777777" w:rsidR="00976D02" w:rsidRPr="00976D02" w:rsidRDefault="00976D02" w:rsidP="00976D02">
      <w:pPr>
        <w:rPr>
          <w:lang w:val="en-US"/>
        </w:rPr>
      </w:pPr>
    </w:p>
    <w:p w14:paraId="430ACB04" w14:textId="719560A6" w:rsidR="00976D02" w:rsidRPr="00A742A7" w:rsidDel="00F528B2" w:rsidRDefault="00F528B2" w:rsidP="00F528B2">
      <w:pPr>
        <w:jc w:val="center"/>
        <w:rPr>
          <w:del w:id="104" w:author="Xondamir Tojiboyev" w:date="2026-05-07T21:52:00Z" w16du:dateUtc="2026-05-07T16:52:00Z"/>
          <w:b/>
          <w:bCs/>
          <w:sz w:val="32"/>
          <w:szCs w:val="26"/>
          <w:lang w:val="en-US"/>
          <w:rPrChange w:id="105" w:author="Xondamir Tojiboyev" w:date="2026-05-07T21:54:00Z" w16du:dateUtc="2026-05-07T16:54:00Z">
            <w:rPr>
              <w:del w:id="106" w:author="Xondamir Tojiboyev" w:date="2026-05-07T21:52:00Z" w16du:dateUtc="2026-05-07T16:52:00Z"/>
              <w:b/>
              <w:bCs/>
              <w:lang w:val="en-US"/>
            </w:rPr>
          </w:rPrChange>
        </w:rPr>
      </w:pPr>
      <w:ins w:id="107" w:author="Xondamir Tojiboyev" w:date="2026-05-07T21:52:00Z">
        <w:r w:rsidRPr="00A742A7">
          <w:rPr>
            <w:b/>
            <w:bCs/>
            <w:sz w:val="32"/>
            <w:szCs w:val="26"/>
            <w:lang w:val="en-US"/>
            <w:rPrChange w:id="108" w:author="Xondamir Tojiboyev" w:date="2026-05-07T21:54:00Z" w16du:dateUtc="2026-05-07T16:54:00Z">
              <w:rPr>
                <w:b/>
                <w:bCs/>
              </w:rPr>
            </w:rPrChange>
          </w:rPr>
          <w:t>Hayot ko'zgusi</w:t>
        </w:r>
      </w:ins>
      <w:del w:id="109" w:author="Xondamir Tojiboyev" w:date="2026-05-07T21:52:00Z" w16du:dateUtc="2026-05-07T16:52:00Z">
        <w:r w:rsidR="00976D02" w:rsidRPr="00A742A7" w:rsidDel="00F528B2">
          <w:rPr>
            <w:b/>
            <w:bCs/>
            <w:sz w:val="32"/>
            <w:szCs w:val="26"/>
            <w:lang w:val="en-US"/>
            <w:rPrChange w:id="110" w:author="Xondamir Tojiboyev" w:date="2026-05-07T21:54:00Z" w16du:dateUtc="2026-05-07T16:54:00Z">
              <w:rPr>
                <w:b/>
                <w:bCs/>
                <w:lang w:val="en-US"/>
              </w:rPr>
            </w:rPrChange>
          </w:rPr>
          <w:delText>Mening ixtirom: "Yordamchi"</w:delText>
        </w:r>
      </w:del>
    </w:p>
    <w:p w14:paraId="3AC63150" w14:textId="77777777" w:rsidR="00F528B2" w:rsidRPr="00976D02" w:rsidRDefault="00F528B2" w:rsidP="00F528B2">
      <w:pPr>
        <w:jc w:val="center"/>
        <w:rPr>
          <w:ins w:id="111" w:author="Xondamir Tojiboyev" w:date="2026-05-07T21:53:00Z" w16du:dateUtc="2026-05-07T16:53:00Z"/>
          <w:b/>
          <w:bCs/>
          <w:lang w:val="en-US"/>
        </w:rPr>
      </w:pPr>
    </w:p>
    <w:p w14:paraId="101B3D3C" w14:textId="77777777" w:rsidR="00976D02" w:rsidRPr="00A742A7" w:rsidRDefault="00976D02" w:rsidP="00F528B2">
      <w:pPr>
        <w:rPr>
          <w:b/>
          <w:bCs/>
          <w:sz w:val="34"/>
          <w:szCs w:val="34"/>
          <w:lang w:val="en-US"/>
          <w:rPrChange w:id="112" w:author="Xondamir Tojiboyev" w:date="2026-05-07T21:54:00Z" w16du:dateUtc="2026-05-07T16:54:00Z">
            <w:rPr>
              <w:b/>
              <w:bCs/>
              <w:sz w:val="36"/>
              <w:szCs w:val="36"/>
              <w:lang w:val="en-US"/>
            </w:rPr>
          </w:rPrChange>
        </w:rPr>
      </w:pPr>
      <w:r w:rsidRPr="00A742A7">
        <w:rPr>
          <w:b/>
          <w:bCs/>
          <w:sz w:val="34"/>
          <w:szCs w:val="34"/>
          <w:lang w:val="en-US"/>
          <w:rPrChange w:id="113" w:author="Xondamir Tojiboyev" w:date="2026-05-07T21:54:00Z" w16du:dateUtc="2026-05-07T16:54:00Z">
            <w:rPr>
              <w:b/>
              <w:bCs/>
              <w:sz w:val="36"/>
              <w:szCs w:val="36"/>
              <w:lang w:val="en-US"/>
            </w:rPr>
          </w:rPrChange>
        </w:rPr>
        <w:t>Kirish</w:t>
      </w:r>
    </w:p>
    <w:p w14:paraId="0008E60A" w14:textId="6AC29AC6" w:rsidR="00976D02" w:rsidDel="00B078ED" w:rsidRDefault="00A742A7" w:rsidP="00976D02">
      <w:pPr>
        <w:rPr>
          <w:del w:id="114" w:author="Xondamir Tojiboyev" w:date="2026-05-07T21:53:00Z" w16du:dateUtc="2026-05-07T16:53:00Z"/>
          <w:sz w:val="34"/>
          <w:szCs w:val="34"/>
          <w:lang w:val="en-US"/>
        </w:rPr>
      </w:pPr>
      <w:ins w:id="115" w:author="Xondamir Tojiboyev" w:date="2026-05-07T21:53:00Z">
        <w:r w:rsidRPr="00A742A7">
          <w:rPr>
            <w:sz w:val="34"/>
            <w:szCs w:val="34"/>
            <w:lang w:val="en-US"/>
            <w:rPrChange w:id="116" w:author="Xondamir Tojiboyev" w:date="2026-05-07T21:54:00Z" w16du:dateUtc="2026-05-07T16:54:00Z">
              <w:rPr>
                <w:sz w:val="36"/>
                <w:szCs w:val="36"/>
              </w:rPr>
            </w:rPrChange>
          </w:rPr>
          <w:t>Inson har kuni o'z salomatligini nazorat qila olmaydi — shifokorga borish esa ko'pincha vaqt va imkoniyat talab etadi. Agar har bir uyda shaxsiy tibbiy yordamchi bo'lsa-chi? Mana shu fikr meni "Hayot ko'zgusi" nomli ixtiro haqida o'ylashga undadi.</w:t>
        </w:r>
      </w:ins>
      <w:del w:id="117" w:author="Xondamir Tojiboyev" w:date="2026-05-07T21:53:00Z" w16du:dateUtc="2026-05-07T16:53:00Z">
        <w:r w:rsidR="00976D02" w:rsidRPr="00A742A7" w:rsidDel="00A742A7">
          <w:rPr>
            <w:sz w:val="34"/>
            <w:szCs w:val="34"/>
            <w:lang w:val="en-US"/>
            <w:rPrChange w:id="118" w:author="Xondamir Tojiboyev" w:date="2026-05-07T21:54:00Z" w16du:dateUtc="2026-05-07T16:54:00Z">
              <w:rPr>
                <w:sz w:val="36"/>
                <w:szCs w:val="36"/>
                <w:lang w:val="en-US"/>
              </w:rPr>
            </w:rPrChange>
          </w:rPr>
          <w:delText xml:space="preserve">Inson miyasi — ajoyib mexanizm. Lekin u ham charchaydi, unutadi, adashadi. Ayniqsa, zamonaviy hayotning shiddatli sur'atida odamlar muhim narsalarni — dori ichish vaqtini, yaqinlarining tug'ilgan kunini, muhim uchrashuvlarni — esdan chiqarib qo'yishadi. Men aynan shu muammoni hal qilish uchun </w:delText>
        </w:r>
        <w:r w:rsidR="00976D02" w:rsidRPr="00A742A7" w:rsidDel="00A742A7">
          <w:rPr>
            <w:b/>
            <w:bCs/>
            <w:sz w:val="34"/>
            <w:szCs w:val="34"/>
            <w:lang w:val="en-US"/>
            <w:rPrChange w:id="119" w:author="Xondamir Tojiboyev" w:date="2026-05-07T21:54:00Z" w16du:dateUtc="2026-05-07T16:54:00Z">
              <w:rPr>
                <w:b/>
                <w:bCs/>
                <w:sz w:val="36"/>
                <w:szCs w:val="36"/>
                <w:lang w:val="en-US"/>
              </w:rPr>
            </w:rPrChange>
          </w:rPr>
          <w:delText>"Yordamchi"</w:delText>
        </w:r>
        <w:r w:rsidR="00976D02" w:rsidRPr="00A742A7" w:rsidDel="00A742A7">
          <w:rPr>
            <w:sz w:val="34"/>
            <w:szCs w:val="34"/>
            <w:lang w:val="en-US"/>
            <w:rPrChange w:id="120" w:author="Xondamir Tojiboyev" w:date="2026-05-07T21:54:00Z" w16du:dateUtc="2026-05-07T16:54:00Z">
              <w:rPr>
                <w:sz w:val="36"/>
                <w:szCs w:val="36"/>
                <w:lang w:val="en-US"/>
              </w:rPr>
            </w:rPrChange>
          </w:rPr>
          <w:delText xml:space="preserve"> deb nomlagan ixtiromni o'ylab topdim.</w:delText>
        </w:r>
      </w:del>
    </w:p>
    <w:p w14:paraId="5DB55D79" w14:textId="77777777" w:rsidR="00B078ED" w:rsidRPr="00A742A7" w:rsidRDefault="00B078ED" w:rsidP="00976D02">
      <w:pPr>
        <w:rPr>
          <w:ins w:id="121" w:author="Xondamir Tojiboyev" w:date="2026-05-07T22:14:00Z" w16du:dateUtc="2026-05-07T17:14:00Z"/>
          <w:sz w:val="34"/>
          <w:szCs w:val="34"/>
          <w:lang w:val="en-US"/>
          <w:rPrChange w:id="122" w:author="Xondamir Tojiboyev" w:date="2026-05-07T21:54:00Z" w16du:dateUtc="2026-05-07T16:54:00Z">
            <w:rPr>
              <w:ins w:id="123" w:author="Xondamir Tojiboyev" w:date="2026-05-07T22:14:00Z" w16du:dateUtc="2026-05-07T17:14:00Z"/>
              <w:sz w:val="36"/>
              <w:szCs w:val="36"/>
              <w:lang w:val="en-US"/>
            </w:rPr>
          </w:rPrChange>
        </w:rPr>
      </w:pPr>
    </w:p>
    <w:p w14:paraId="50E0FA1A" w14:textId="77777777" w:rsidR="00976D02" w:rsidRPr="00A742A7" w:rsidRDefault="00976D02" w:rsidP="00976D02">
      <w:pPr>
        <w:rPr>
          <w:sz w:val="34"/>
          <w:szCs w:val="34"/>
          <w:lang w:val="en-US"/>
          <w:rPrChange w:id="124" w:author="Xondamir Tojiboyev" w:date="2026-05-07T21:54:00Z" w16du:dateUtc="2026-05-07T16:54:00Z">
            <w:rPr>
              <w:sz w:val="36"/>
              <w:szCs w:val="36"/>
              <w:lang w:val="en-US"/>
            </w:rPr>
          </w:rPrChange>
        </w:rPr>
      </w:pPr>
    </w:p>
    <w:p w14:paraId="706DCCCB" w14:textId="77777777" w:rsidR="00976D02" w:rsidRPr="00A742A7" w:rsidRDefault="00976D02" w:rsidP="00976D02">
      <w:pPr>
        <w:rPr>
          <w:b/>
          <w:bCs/>
          <w:sz w:val="34"/>
          <w:szCs w:val="34"/>
          <w:lang w:val="en-US"/>
          <w:rPrChange w:id="125" w:author="Xondamir Tojiboyev" w:date="2026-05-07T21:54:00Z" w16du:dateUtc="2026-05-07T16:54:00Z">
            <w:rPr>
              <w:b/>
              <w:bCs/>
              <w:sz w:val="36"/>
              <w:szCs w:val="36"/>
              <w:lang w:val="en-US"/>
            </w:rPr>
          </w:rPrChange>
        </w:rPr>
      </w:pPr>
      <w:r w:rsidRPr="00A742A7">
        <w:rPr>
          <w:b/>
          <w:bCs/>
          <w:sz w:val="34"/>
          <w:szCs w:val="34"/>
          <w:lang w:val="en-US"/>
          <w:rPrChange w:id="126" w:author="Xondamir Tojiboyev" w:date="2026-05-07T21:54:00Z" w16du:dateUtc="2026-05-07T16:54:00Z">
            <w:rPr>
              <w:b/>
              <w:bCs/>
              <w:sz w:val="36"/>
              <w:szCs w:val="36"/>
              <w:lang w:val="en-US"/>
            </w:rPr>
          </w:rPrChange>
        </w:rPr>
        <w:t>Asosiy qism</w:t>
      </w:r>
    </w:p>
    <w:p w14:paraId="3A8C17CC" w14:textId="77777777" w:rsidR="00A742A7" w:rsidRPr="00A742A7" w:rsidRDefault="00A742A7" w:rsidP="00A742A7">
      <w:pPr>
        <w:rPr>
          <w:ins w:id="127" w:author="Xondamir Tojiboyev" w:date="2026-05-07T21:53:00Z"/>
          <w:sz w:val="34"/>
          <w:szCs w:val="34"/>
          <w:lang w:val="en-US"/>
          <w:rPrChange w:id="128" w:author="Xondamir Tojiboyev" w:date="2026-05-07T21:54:00Z" w16du:dateUtc="2026-05-07T16:54:00Z">
            <w:rPr>
              <w:ins w:id="129" w:author="Xondamir Tojiboyev" w:date="2026-05-07T21:53:00Z"/>
              <w:sz w:val="36"/>
              <w:szCs w:val="36"/>
            </w:rPr>
          </w:rPrChange>
        </w:rPr>
      </w:pPr>
      <w:ins w:id="130" w:author="Xondamir Tojiboyev" w:date="2026-05-07T21:53:00Z">
        <w:r w:rsidRPr="00A742A7">
          <w:rPr>
            <w:sz w:val="34"/>
            <w:szCs w:val="34"/>
            <w:lang w:val="en-US"/>
            <w:rPrChange w:id="131" w:author="Xondamir Tojiboyev" w:date="2026-05-07T21:54:00Z" w16du:dateUtc="2026-05-07T16:54:00Z">
              <w:rPr>
                <w:sz w:val="36"/>
                <w:szCs w:val="36"/>
              </w:rPr>
            </w:rPrChange>
          </w:rPr>
          <w:t>"Hayot ko'zgusi" — bu oddiy ko'zgu shaklida yasalgan, ammo ichiga sun'iy intellekt va tibbiy sensorlar o'rnatilgan qurilma. Foydalanuvchi har ertalab uning oldiga kelganda, ko'zgu avtomatik tarzda qon bosimini, yurak urish tezligini, tana haroratini va hatto uyqu sifatini tahlil qiladi. Natijalar darhol ekranda ko'rsatiladi va kerak bo'lsa, shifokorga onlayn jo'natiladi.</w:t>
        </w:r>
      </w:ins>
    </w:p>
    <w:p w14:paraId="2B79C8D3" w14:textId="77777777" w:rsidR="00A742A7" w:rsidRPr="00A742A7" w:rsidRDefault="00A742A7" w:rsidP="00A742A7">
      <w:pPr>
        <w:rPr>
          <w:ins w:id="132" w:author="Xondamir Tojiboyev" w:date="2026-05-07T21:53:00Z"/>
          <w:sz w:val="34"/>
          <w:szCs w:val="34"/>
          <w:lang w:val="en-US"/>
          <w:rPrChange w:id="133" w:author="Xondamir Tojiboyev" w:date="2026-05-07T21:54:00Z" w16du:dateUtc="2026-05-07T16:54:00Z">
            <w:rPr>
              <w:ins w:id="134" w:author="Xondamir Tojiboyev" w:date="2026-05-07T21:53:00Z"/>
              <w:sz w:val="36"/>
              <w:szCs w:val="36"/>
            </w:rPr>
          </w:rPrChange>
        </w:rPr>
      </w:pPr>
      <w:ins w:id="135" w:author="Xondamir Tojiboyev" w:date="2026-05-07T21:53:00Z">
        <w:r w:rsidRPr="00A742A7">
          <w:rPr>
            <w:sz w:val="34"/>
            <w:szCs w:val="34"/>
            <w:lang w:val="en-US"/>
            <w:rPrChange w:id="136" w:author="Xondamir Tojiboyev" w:date="2026-05-07T21:54:00Z" w16du:dateUtc="2026-05-07T16:54:00Z">
              <w:rPr>
                <w:sz w:val="36"/>
                <w:szCs w:val="36"/>
              </w:rPr>
            </w:rPrChange>
          </w:rPr>
          <w:t>Bu ixtiro ayniqsa yolg'iz yashovchi keksa insonlar va surunkali kasalliklarga chalinganlar uchun benihoya foydali bo'lardi. Chunki ko'plab xavfli kasalliklar erta aniqlansa, osonlikcha davolanadi. Bundan tashqari, qurilma ovozli bildirishnomalar orqali dori ichish vaqtini ham eslatib turadi.</w:t>
        </w:r>
      </w:ins>
    </w:p>
    <w:p w14:paraId="7A1A06B6" w14:textId="77777777" w:rsidR="00A742A7" w:rsidRPr="00A742A7" w:rsidRDefault="00A742A7" w:rsidP="00A742A7">
      <w:pPr>
        <w:rPr>
          <w:ins w:id="137" w:author="Xondamir Tojiboyev" w:date="2026-05-07T21:53:00Z"/>
          <w:sz w:val="34"/>
          <w:szCs w:val="34"/>
          <w:lang w:val="en-US"/>
          <w:rPrChange w:id="138" w:author="Xondamir Tojiboyev" w:date="2026-05-07T21:54:00Z" w16du:dateUtc="2026-05-07T16:54:00Z">
            <w:rPr>
              <w:ins w:id="139" w:author="Xondamir Tojiboyev" w:date="2026-05-07T21:53:00Z"/>
              <w:sz w:val="36"/>
              <w:szCs w:val="36"/>
            </w:rPr>
          </w:rPrChange>
        </w:rPr>
      </w:pPr>
      <w:ins w:id="140" w:author="Xondamir Tojiboyev" w:date="2026-05-07T21:53:00Z">
        <w:r w:rsidRPr="00A742A7">
          <w:rPr>
            <w:sz w:val="34"/>
            <w:szCs w:val="34"/>
            <w:lang w:val="en-US"/>
            <w:rPrChange w:id="141" w:author="Xondamir Tojiboyev" w:date="2026-05-07T21:54:00Z" w16du:dateUtc="2026-05-07T16:54:00Z">
              <w:rPr>
                <w:sz w:val="36"/>
                <w:szCs w:val="36"/>
              </w:rPr>
            </w:rPrChange>
          </w:rPr>
          <w:t>Tabiatdan ilhomlanib aytadigan bo'lsak, xuddi nilufargul o'zini toza saqlashi kabi, bu ko'zgu ham insonni ichkaridan "toza" — sog'lom saqlashga xizmat qiladi.</w:t>
        </w:r>
      </w:ins>
    </w:p>
    <w:p w14:paraId="3F568CAC" w14:textId="488BE990" w:rsidR="00976D02" w:rsidRPr="00A742A7" w:rsidDel="00A742A7" w:rsidRDefault="00976D02" w:rsidP="00976D02">
      <w:pPr>
        <w:rPr>
          <w:del w:id="142" w:author="Xondamir Tojiboyev" w:date="2026-05-07T21:53:00Z" w16du:dateUtc="2026-05-07T16:53:00Z"/>
          <w:sz w:val="34"/>
          <w:szCs w:val="34"/>
          <w:lang w:val="en-US"/>
          <w:rPrChange w:id="143" w:author="Xondamir Tojiboyev" w:date="2026-05-07T21:54:00Z" w16du:dateUtc="2026-05-07T16:54:00Z">
            <w:rPr>
              <w:del w:id="144" w:author="Xondamir Tojiboyev" w:date="2026-05-07T21:53:00Z" w16du:dateUtc="2026-05-07T16:53:00Z"/>
              <w:sz w:val="36"/>
              <w:szCs w:val="36"/>
              <w:lang w:val="en-US"/>
            </w:rPr>
          </w:rPrChange>
        </w:rPr>
      </w:pPr>
      <w:del w:id="145" w:author="Xondamir Tojiboyev" w:date="2026-05-07T21:53:00Z" w16du:dateUtc="2026-05-07T16:53:00Z">
        <w:r w:rsidRPr="00A742A7" w:rsidDel="00A742A7">
          <w:rPr>
            <w:sz w:val="34"/>
            <w:szCs w:val="34"/>
            <w:lang w:val="en-US"/>
            <w:rPrChange w:id="146" w:author="Xondamir Tojiboyev" w:date="2026-05-07T21:54:00Z" w16du:dateUtc="2026-05-07T16:54:00Z">
              <w:rPr>
                <w:b/>
                <w:bCs/>
                <w:sz w:val="36"/>
                <w:szCs w:val="36"/>
                <w:lang w:val="en-US"/>
              </w:rPr>
            </w:rPrChange>
          </w:rPr>
          <w:delText>"Yordamchi"</w:delText>
        </w:r>
        <w:r w:rsidRPr="00A742A7" w:rsidDel="00A742A7">
          <w:rPr>
            <w:sz w:val="34"/>
            <w:szCs w:val="34"/>
            <w:lang w:val="en-US"/>
            <w:rPrChange w:id="147" w:author="Xondamir Tojiboyev" w:date="2026-05-07T21:54:00Z" w16du:dateUtc="2026-05-07T16:54:00Z">
              <w:rPr>
                <w:sz w:val="36"/>
                <w:szCs w:val="36"/>
                <w:lang w:val="en-US"/>
              </w:rPr>
            </w:rPrChange>
          </w:rPr>
          <w:delText xml:space="preserve"> — bu kichkina, engil, bilakka kiyiladigan qurilma bo'lib, foydalanuvchining kundalik rejimini o'rganadi va unga kerakli vaqtda yumshoq tebranish hamda ovozli eslatma orqali signal beradi. Oddiy soatdan farqi shundaki, u sun'iy intellekt yordamida foydalanuvchining odatlarini tahlil qiladi va eslatmalarni avtomatik ravishda tartibga soladi. Masalan, siz har kuni soat 8:00 da dori ichishni unutsangiz, qurilma buni sezadi va o'zi eslatishni boshlaydi. Bundan tashqari, keksalar, xronik kasallar va band ishbilarmonlar uchun bu ixtiro hayotiy zaruratga aylanishi mumkin.</w:delText>
        </w:r>
      </w:del>
    </w:p>
    <w:p w14:paraId="0F63A52A" w14:textId="77777777" w:rsidR="00976D02" w:rsidRPr="00A742A7" w:rsidRDefault="00976D02" w:rsidP="00976D02">
      <w:pPr>
        <w:rPr>
          <w:b/>
          <w:bCs/>
          <w:sz w:val="34"/>
          <w:szCs w:val="34"/>
          <w:lang w:val="en-US"/>
          <w:rPrChange w:id="148" w:author="Xondamir Tojiboyev" w:date="2026-05-07T21:54:00Z" w16du:dateUtc="2026-05-07T16:54:00Z">
            <w:rPr>
              <w:b/>
              <w:bCs/>
              <w:sz w:val="36"/>
              <w:szCs w:val="36"/>
              <w:lang w:val="en-US"/>
            </w:rPr>
          </w:rPrChange>
        </w:rPr>
      </w:pPr>
    </w:p>
    <w:p w14:paraId="765F6C96" w14:textId="61E7A9A2" w:rsidR="00976D02" w:rsidRPr="00A742A7" w:rsidRDefault="00976D02" w:rsidP="00976D02">
      <w:pPr>
        <w:rPr>
          <w:b/>
          <w:bCs/>
          <w:sz w:val="34"/>
          <w:szCs w:val="34"/>
          <w:lang w:val="en-US"/>
          <w:rPrChange w:id="149" w:author="Xondamir Tojiboyev" w:date="2026-05-07T21:54:00Z" w16du:dateUtc="2026-05-07T16:54:00Z">
            <w:rPr>
              <w:b/>
              <w:bCs/>
              <w:sz w:val="36"/>
              <w:szCs w:val="36"/>
              <w:lang w:val="en-US"/>
            </w:rPr>
          </w:rPrChange>
        </w:rPr>
      </w:pPr>
      <w:r w:rsidRPr="00A742A7">
        <w:rPr>
          <w:b/>
          <w:bCs/>
          <w:sz w:val="34"/>
          <w:szCs w:val="34"/>
          <w:lang w:val="en-US"/>
          <w:rPrChange w:id="150" w:author="Xondamir Tojiboyev" w:date="2026-05-07T21:54:00Z" w16du:dateUtc="2026-05-07T16:54:00Z">
            <w:rPr>
              <w:b/>
              <w:bCs/>
              <w:sz w:val="36"/>
              <w:szCs w:val="36"/>
              <w:lang w:val="en-US"/>
            </w:rPr>
          </w:rPrChange>
        </w:rPr>
        <w:t>Xulosa</w:t>
      </w:r>
    </w:p>
    <w:p w14:paraId="00391BB3" w14:textId="4DDD0EBB" w:rsidR="00A742A7" w:rsidRPr="00A742A7" w:rsidRDefault="00A742A7" w:rsidP="00A742A7">
      <w:pPr>
        <w:rPr>
          <w:ins w:id="151" w:author="Xondamir Tojiboyev" w:date="2026-05-07T21:53:00Z"/>
          <w:sz w:val="34"/>
          <w:szCs w:val="34"/>
          <w:lang w:val="en-US"/>
          <w:rPrChange w:id="152" w:author="Xondamir Tojiboyev" w:date="2026-05-07T21:54:00Z" w16du:dateUtc="2026-05-07T16:54:00Z">
            <w:rPr>
              <w:ins w:id="153" w:author="Xondamir Tojiboyev" w:date="2026-05-07T21:53:00Z"/>
              <w:sz w:val="36"/>
              <w:szCs w:val="36"/>
            </w:rPr>
          </w:rPrChange>
        </w:rPr>
      </w:pPr>
      <w:ins w:id="154" w:author="Xondamir Tojiboyev" w:date="2026-05-07T21:53:00Z">
        <w:r w:rsidRPr="00A742A7">
          <w:rPr>
            <w:sz w:val="34"/>
            <w:szCs w:val="34"/>
            <w:lang w:val="en-US"/>
            <w:rPrChange w:id="155" w:author="Xondamir Tojiboyev" w:date="2026-05-07T21:54:00Z" w16du:dateUtc="2026-05-07T16:54:00Z">
              <w:rPr>
                <w:sz w:val="36"/>
                <w:szCs w:val="36"/>
              </w:rPr>
            </w:rPrChange>
          </w:rPr>
          <w:t>"Hayot ko'zgusi" texnologiya va tibbiyotni uyg'unlashtirgan holda insonlar hayotini sodda, lekin ishonchli tarzda yengillashtiradi. Ishonamanki, kelajakda bunday ixtirolar "bedavo" so'zini lug'atimizdan butunlay olib tashlaydi.</w:t>
        </w:r>
      </w:ins>
    </w:p>
    <w:p w14:paraId="45D5A8FC" w14:textId="5DE8B467" w:rsidR="00976D02" w:rsidRPr="00A742A7" w:rsidDel="00A742A7" w:rsidRDefault="00976D02" w:rsidP="00976D02">
      <w:pPr>
        <w:rPr>
          <w:del w:id="156" w:author="Xondamir Tojiboyev" w:date="2026-05-07T21:53:00Z" w16du:dateUtc="2026-05-07T16:53:00Z"/>
          <w:sz w:val="34"/>
          <w:szCs w:val="34"/>
          <w:lang w:val="en-US"/>
          <w:rPrChange w:id="157" w:author="Xondamir Tojiboyev" w:date="2026-05-07T21:54:00Z" w16du:dateUtc="2026-05-07T16:54:00Z">
            <w:rPr>
              <w:del w:id="158" w:author="Xondamir Tojiboyev" w:date="2026-05-07T21:53:00Z" w16du:dateUtc="2026-05-07T16:53:00Z"/>
              <w:sz w:val="36"/>
              <w:szCs w:val="36"/>
              <w:lang w:val="en-US"/>
            </w:rPr>
          </w:rPrChange>
        </w:rPr>
      </w:pPr>
      <w:del w:id="159" w:author="Xondamir Tojiboyev" w:date="2026-05-07T21:53:00Z" w16du:dateUtc="2026-05-07T16:53:00Z">
        <w:r w:rsidRPr="00A742A7" w:rsidDel="00A742A7">
          <w:rPr>
            <w:sz w:val="34"/>
            <w:szCs w:val="34"/>
            <w:lang w:val="en-US"/>
            <w:rPrChange w:id="160" w:author="Xondamir Tojiboyev" w:date="2026-05-07T21:54:00Z" w16du:dateUtc="2026-05-07T16:54:00Z">
              <w:rPr>
                <w:sz w:val="36"/>
                <w:szCs w:val="36"/>
                <w:lang w:val="en-US"/>
              </w:rPr>
            </w:rPrChange>
          </w:rPr>
          <w:delText xml:space="preserve">Kichik unutuvchanlik ba'zan katta oqibatlarga olib keladi. </w:delText>
        </w:r>
        <w:r w:rsidRPr="00A742A7" w:rsidDel="00A742A7">
          <w:rPr>
            <w:sz w:val="34"/>
            <w:szCs w:val="34"/>
            <w:lang w:val="en-US"/>
            <w:rPrChange w:id="161" w:author="Xondamir Tojiboyev" w:date="2026-05-07T21:54:00Z" w16du:dateUtc="2026-05-07T16:54:00Z">
              <w:rPr>
                <w:b/>
                <w:bCs/>
                <w:sz w:val="36"/>
                <w:szCs w:val="36"/>
                <w:lang w:val="en-US"/>
              </w:rPr>
            </w:rPrChange>
          </w:rPr>
          <w:delText>"Yordamchi"</w:delText>
        </w:r>
        <w:r w:rsidRPr="00A742A7" w:rsidDel="00A742A7">
          <w:rPr>
            <w:sz w:val="34"/>
            <w:szCs w:val="34"/>
            <w:lang w:val="en-US"/>
            <w:rPrChange w:id="162" w:author="Xondamir Tojiboyev" w:date="2026-05-07T21:54:00Z" w16du:dateUtc="2026-05-07T16:54:00Z">
              <w:rPr>
                <w:sz w:val="36"/>
                <w:szCs w:val="36"/>
                <w:lang w:val="en-US"/>
              </w:rPr>
            </w:rPrChange>
          </w:rPr>
          <w:delText xml:space="preserve"> esa insonni o'z hayotining xo'jayiniga aylantiradi — miyasini emas, qurilmasini ishlatsin. Ishonaman, bu ixtiro kelajakda millionlab odamlarning hayotini yengillashtiradi.</w:delText>
        </w:r>
      </w:del>
    </w:p>
    <w:p w14:paraId="04FB5DED" w14:textId="77777777" w:rsidR="008906B8" w:rsidRPr="00A742A7" w:rsidRDefault="008906B8" w:rsidP="008906B8">
      <w:pPr>
        <w:rPr>
          <w:sz w:val="34"/>
          <w:szCs w:val="34"/>
          <w:lang w:val="en-US"/>
          <w:rPrChange w:id="163" w:author="Xondamir Tojiboyev" w:date="2026-05-07T21:54:00Z" w16du:dateUtc="2026-05-07T16:54:00Z">
            <w:rPr>
              <w:sz w:val="36"/>
              <w:szCs w:val="36"/>
              <w:lang w:val="en-US"/>
            </w:rPr>
          </w:rPrChange>
        </w:rPr>
      </w:pPr>
    </w:p>
    <w:p w14:paraId="7800D269" w14:textId="77777777" w:rsidR="00444D6E" w:rsidRDefault="00444D6E" w:rsidP="008906B8">
      <w:pPr>
        <w:rPr>
          <w:sz w:val="36"/>
          <w:szCs w:val="36"/>
          <w:lang w:val="en-US"/>
        </w:rPr>
      </w:pPr>
    </w:p>
    <w:p w14:paraId="5E22C996" w14:textId="596C3805" w:rsidR="009A15C3" w:rsidDel="00A8185A" w:rsidRDefault="009A15C3" w:rsidP="008906B8">
      <w:pPr>
        <w:rPr>
          <w:del w:id="164" w:author="Xondamir Tojiboyev" w:date="2026-05-07T22:14:00Z" w16du:dateUtc="2026-05-07T17:14:00Z"/>
          <w:lang w:val="en-US"/>
        </w:rPr>
      </w:pPr>
    </w:p>
    <w:p w14:paraId="3860EA41" w14:textId="4970383C" w:rsidR="00444D6E" w:rsidDel="00B62875" w:rsidRDefault="00C94494" w:rsidP="00444D6E">
      <w:pPr>
        <w:pStyle w:val="Heading1"/>
        <w:jc w:val="center"/>
        <w:rPr>
          <w:del w:id="165" w:author="Xondamir Tojiboyev" w:date="2026-05-07T21:57:00Z" w16du:dateUtc="2026-05-07T16:57:00Z"/>
          <w:b/>
          <w:bCs/>
          <w:u w:val="single"/>
          <w:lang w:val="en-US"/>
        </w:rPr>
      </w:pPr>
      <w:r>
        <w:rPr>
          <w:b/>
          <w:bCs/>
          <w:u w:val="single"/>
          <w:lang w:val="en-US"/>
        </w:rPr>
        <w:t>To’rtinchi</w:t>
      </w:r>
      <w:r w:rsidR="00444D6E">
        <w:rPr>
          <w:b/>
          <w:bCs/>
          <w:u w:val="single"/>
          <w:lang w:val="en-US"/>
        </w:rPr>
        <w:t xml:space="preserve"> mustaqil ishi</w:t>
      </w:r>
    </w:p>
    <w:p w14:paraId="738D4E54" w14:textId="7D94F89B" w:rsidR="00444D6E" w:rsidRPr="009A15C3" w:rsidDel="00B62875" w:rsidRDefault="00444D6E" w:rsidP="000A61E4">
      <w:pPr>
        <w:rPr>
          <w:del w:id="166" w:author="Xondamir Tojiboyev" w:date="2026-05-07T21:57:00Z" w16du:dateUtc="2026-05-07T16:57:00Z"/>
          <w:sz w:val="32"/>
          <w:szCs w:val="32"/>
          <w:lang w:val="en-US"/>
        </w:rPr>
      </w:pPr>
      <w:del w:id="167" w:author="Xondamir Tojiboyev" w:date="2026-05-07T21:57:00Z" w16du:dateUtc="2026-05-07T16:57:00Z">
        <w:r w:rsidRPr="009A15C3" w:rsidDel="00B62875">
          <w:rPr>
            <w:b/>
            <w:bCs/>
            <w:sz w:val="32"/>
            <w:szCs w:val="32"/>
            <w:lang w:val="en-US"/>
          </w:rPr>
          <w:delText>1-topshiriq. Moddiyatdan ustun turuvchi tushunchalar</w:delText>
        </w:r>
      </w:del>
    </w:p>
    <w:p w14:paraId="0F02F0FE" w14:textId="7CB55002" w:rsidR="00444D6E" w:rsidRPr="009A15C3" w:rsidDel="00B62875" w:rsidRDefault="00444D6E" w:rsidP="00444D6E">
      <w:pPr>
        <w:rPr>
          <w:del w:id="168" w:author="Xondamir Tojiboyev" w:date="2026-05-07T21:57:00Z" w16du:dateUtc="2026-05-07T16:57:00Z"/>
          <w:sz w:val="32"/>
          <w:szCs w:val="32"/>
          <w:lang w:val="en-US"/>
        </w:rPr>
      </w:pPr>
      <w:del w:id="169" w:author="Xondamir Tojiboyev" w:date="2026-05-07T21:57:00Z" w16du:dateUtc="2026-05-07T16:57:00Z">
        <w:r w:rsidRPr="009A15C3" w:rsidDel="00B62875">
          <w:rPr>
            <w:b/>
            <w:bCs/>
            <w:sz w:val="32"/>
            <w:szCs w:val="32"/>
            <w:lang w:val="en-US"/>
          </w:rPr>
          <w:delText>Lafz (So'z — va'da)</w:delText>
        </w:r>
        <w:r w:rsidRPr="009A15C3" w:rsidDel="00B62875">
          <w:rPr>
            <w:sz w:val="32"/>
            <w:szCs w:val="32"/>
            <w:lang w:val="en-US"/>
          </w:rPr>
          <w:delText xml:space="preserve"> — Mamat aka hech qachon berilgan va'dasidan qaytmagan. Na pul, na mansab, na tahdid uni so'zidan qaytara olmagan. Bu — lafzning moddiy boylikdan ustunligi.</w:delText>
        </w:r>
      </w:del>
    </w:p>
    <w:p w14:paraId="7EE3F924" w14:textId="7914721A" w:rsidR="00444D6E" w:rsidRPr="009A15C3" w:rsidDel="00B62875" w:rsidRDefault="00444D6E" w:rsidP="00444D6E">
      <w:pPr>
        <w:rPr>
          <w:del w:id="170" w:author="Xondamir Tojiboyev" w:date="2026-05-07T21:57:00Z" w16du:dateUtc="2026-05-07T16:57:00Z"/>
          <w:sz w:val="32"/>
          <w:szCs w:val="32"/>
          <w:lang w:val="en-US"/>
        </w:rPr>
      </w:pPr>
      <w:del w:id="171" w:author="Xondamir Tojiboyev" w:date="2026-05-07T21:57:00Z" w16du:dateUtc="2026-05-07T16:57:00Z">
        <w:r w:rsidRPr="009A15C3" w:rsidDel="00B62875">
          <w:rPr>
            <w:b/>
            <w:bCs/>
            <w:sz w:val="32"/>
            <w:szCs w:val="32"/>
            <w:lang w:val="en-US"/>
          </w:rPr>
          <w:delText>Vijdon va samimiyat</w:delText>
        </w:r>
        <w:r w:rsidRPr="009A15C3" w:rsidDel="00B62875">
          <w:rPr>
            <w:sz w:val="32"/>
            <w:szCs w:val="32"/>
            <w:lang w:val="en-US"/>
          </w:rPr>
          <w:delText xml:space="preserve"> — Hofiz haq berilsa olgan, berilmasa duo qilib ketgan. Bu xatti-harakat faqat pul uchun emas, balki sidqidildan xizmat qilishni anglatadi.</w:delText>
        </w:r>
      </w:del>
    </w:p>
    <w:p w14:paraId="0AD9D51D" w14:textId="20CCF18A" w:rsidR="00444D6E" w:rsidRPr="009A15C3" w:rsidDel="00B62875" w:rsidRDefault="00444D6E" w:rsidP="00444D6E">
      <w:pPr>
        <w:rPr>
          <w:del w:id="172" w:author="Xondamir Tojiboyev" w:date="2026-05-07T21:57:00Z" w16du:dateUtc="2026-05-07T16:57:00Z"/>
          <w:sz w:val="32"/>
          <w:szCs w:val="32"/>
          <w:lang w:val="en-US"/>
        </w:rPr>
      </w:pPr>
      <w:del w:id="173" w:author="Xondamir Tojiboyev" w:date="2026-05-07T21:57:00Z" w16du:dateUtc="2026-05-07T16:57:00Z">
        <w:r w:rsidRPr="009A15C3" w:rsidDel="00B62875">
          <w:rPr>
            <w:b/>
            <w:bCs/>
            <w:sz w:val="32"/>
            <w:szCs w:val="32"/>
            <w:lang w:val="en-US"/>
          </w:rPr>
          <w:delText>Sha'n va or-nomus</w:delText>
        </w:r>
        <w:r w:rsidRPr="009A15C3" w:rsidDel="00B62875">
          <w:rPr>
            <w:sz w:val="32"/>
            <w:szCs w:val="32"/>
            <w:lang w:val="en-US"/>
          </w:rPr>
          <w:delText xml:space="preserve"> — "Zakalat-pakalat" so'zini hech qachon ishlatmagan. Bu uning kasbiy va insoniy qadr-qimmatini saqlashga intilishini ko'rsatadi.</w:delText>
        </w:r>
      </w:del>
    </w:p>
    <w:p w14:paraId="3712311E" w14:textId="77777777" w:rsidR="000A61E4" w:rsidRDefault="000A61E4">
      <w:pPr>
        <w:pStyle w:val="Heading1"/>
        <w:jc w:val="center"/>
        <w:rPr>
          <w:lang w:val="en-US"/>
        </w:rPr>
        <w:pPrChange w:id="174" w:author="Xondamir Tojiboyev" w:date="2026-05-07T21:57:00Z" w16du:dateUtc="2026-05-07T16:57:00Z">
          <w:pPr/>
        </w:pPrChange>
      </w:pPr>
    </w:p>
    <w:p w14:paraId="35009B63" w14:textId="77777777" w:rsidR="000A61E4" w:rsidRDefault="000A61E4" w:rsidP="000A61E4">
      <w:pPr>
        <w:rPr>
          <w:b/>
          <w:bCs/>
          <w:lang w:val="en-US"/>
        </w:rPr>
      </w:pPr>
    </w:p>
    <w:p w14:paraId="4A8BDC69" w14:textId="06758129" w:rsidR="000A61E4" w:rsidRPr="00F83A59" w:rsidRDefault="000A61E4" w:rsidP="00444D6E">
      <w:pPr>
        <w:rPr>
          <w:ins w:id="175" w:author="Xondamir Tojiboyev" w:date="2026-05-07T21:57:00Z" w16du:dateUtc="2026-05-07T16:57:00Z"/>
          <w:b/>
          <w:bCs/>
          <w:lang w:val="en-US"/>
          <w:rPrChange w:id="176" w:author="Xondamir Tojiboyev" w:date="2026-05-07T22:13:00Z" w16du:dateUtc="2026-05-07T17:13:00Z">
            <w:rPr>
              <w:ins w:id="177" w:author="Xondamir Tojiboyev" w:date="2026-05-07T21:57:00Z" w16du:dateUtc="2026-05-07T16:57:00Z"/>
              <w:b/>
              <w:bCs/>
            </w:rPr>
          </w:rPrChange>
        </w:rPr>
      </w:pPr>
      <w:r>
        <w:rPr>
          <w:b/>
          <w:bCs/>
          <w:lang w:val="en-US"/>
        </w:rPr>
        <w:t>2-topshiriq</w:t>
      </w:r>
    </w:p>
    <w:p w14:paraId="219008AB" w14:textId="77777777" w:rsidR="00B62875" w:rsidRPr="00F83A59" w:rsidRDefault="00B62875" w:rsidP="00B62875">
      <w:pPr>
        <w:rPr>
          <w:ins w:id="178" w:author="Xondamir Tojiboyev" w:date="2026-05-07T21:57:00Z"/>
          <w:b/>
          <w:bCs/>
          <w:lang w:val="en-US"/>
          <w:rPrChange w:id="179" w:author="Xondamir Tojiboyev" w:date="2026-05-07T22:13:00Z" w16du:dateUtc="2026-05-07T17:13:00Z">
            <w:rPr>
              <w:ins w:id="180" w:author="Xondamir Tojiboyev" w:date="2026-05-07T21:57:00Z"/>
              <w:b/>
              <w:bCs/>
            </w:rPr>
          </w:rPrChange>
        </w:rPr>
      </w:pPr>
      <w:ins w:id="181" w:author="Xondamir Tojiboyev" w:date="2026-05-07T21:57:00Z">
        <w:r w:rsidRPr="00F83A59">
          <w:rPr>
            <w:b/>
            <w:bCs/>
            <w:lang w:val="en-US"/>
            <w:rPrChange w:id="182" w:author="Xondamir Tojiboyev" w:date="2026-05-07T22:13:00Z" w16du:dateUtc="2026-05-07T17:13:00Z">
              <w:rPr>
                <w:b/>
                <w:bCs/>
              </w:rPr>
            </w:rPrChange>
          </w:rPr>
          <w:t>1. "Temir daftar"</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7618"/>
      </w:tblGrid>
      <w:tr w:rsidR="00B62875" w:rsidRPr="00175332" w14:paraId="7AEA951A" w14:textId="77777777">
        <w:trPr>
          <w:tblHeader/>
          <w:tblCellSpacing w:w="15" w:type="dxa"/>
          <w:ins w:id="183" w:author="Xondamir Tojiboyev" w:date="2026-05-07T21:57:00Z"/>
        </w:trPr>
        <w:tc>
          <w:tcPr>
            <w:tcW w:w="0" w:type="auto"/>
            <w:vAlign w:val="center"/>
            <w:hideMark/>
          </w:tcPr>
          <w:p w14:paraId="2DA9493C" w14:textId="77777777" w:rsidR="00B62875" w:rsidRPr="00F83A59" w:rsidRDefault="00B62875" w:rsidP="00B62875">
            <w:pPr>
              <w:rPr>
                <w:ins w:id="184" w:author="Xondamir Tojiboyev" w:date="2026-05-07T21:57:00Z"/>
                <w:b/>
                <w:bCs/>
                <w:lang w:val="en-US"/>
                <w:rPrChange w:id="185" w:author="Xondamir Tojiboyev" w:date="2026-05-07T22:13:00Z" w16du:dateUtc="2026-05-07T17:13:00Z">
                  <w:rPr>
                    <w:ins w:id="186" w:author="Xondamir Tojiboyev" w:date="2026-05-07T21:57:00Z"/>
                    <w:b/>
                    <w:bCs/>
                  </w:rPr>
                </w:rPrChange>
              </w:rPr>
            </w:pPr>
          </w:p>
        </w:tc>
        <w:tc>
          <w:tcPr>
            <w:tcW w:w="0" w:type="auto"/>
            <w:vAlign w:val="center"/>
            <w:hideMark/>
          </w:tcPr>
          <w:p w14:paraId="526B56B7" w14:textId="77777777" w:rsidR="00B62875" w:rsidRPr="00F83A59" w:rsidRDefault="00B62875" w:rsidP="00B62875">
            <w:pPr>
              <w:rPr>
                <w:ins w:id="187" w:author="Xondamir Tojiboyev" w:date="2026-05-07T21:57:00Z"/>
                <w:b/>
                <w:bCs/>
                <w:lang w:val="en-US"/>
                <w:rPrChange w:id="188" w:author="Xondamir Tojiboyev" w:date="2026-05-07T22:13:00Z" w16du:dateUtc="2026-05-07T17:13:00Z">
                  <w:rPr>
                    <w:ins w:id="189" w:author="Xondamir Tojiboyev" w:date="2026-05-07T21:57:00Z"/>
                    <w:b/>
                    <w:bCs/>
                  </w:rPr>
                </w:rPrChange>
              </w:rPr>
            </w:pPr>
          </w:p>
        </w:tc>
      </w:tr>
      <w:tr w:rsidR="00B62875" w:rsidRPr="00B62875" w14:paraId="3E83CE5D" w14:textId="77777777">
        <w:trPr>
          <w:tblCellSpacing w:w="15" w:type="dxa"/>
          <w:ins w:id="190" w:author="Xondamir Tojiboyev" w:date="2026-05-07T21:57:00Z"/>
        </w:trPr>
        <w:tc>
          <w:tcPr>
            <w:tcW w:w="0" w:type="auto"/>
            <w:vAlign w:val="center"/>
            <w:hideMark/>
          </w:tcPr>
          <w:p w14:paraId="1466F27F" w14:textId="77777777" w:rsidR="00B62875" w:rsidRPr="00B62875" w:rsidRDefault="00B62875" w:rsidP="00B62875">
            <w:pPr>
              <w:rPr>
                <w:ins w:id="191" w:author="Xondamir Tojiboyev" w:date="2026-05-07T21:57:00Z"/>
                <w:b/>
                <w:bCs/>
              </w:rPr>
            </w:pPr>
            <w:ins w:id="192" w:author="Xondamir Tojiboyev" w:date="2026-05-07T21:57:00Z">
              <w:r w:rsidRPr="00B62875">
                <w:rPr>
                  <w:b/>
                  <w:bCs/>
                </w:rPr>
                <w:t>Asosiy ma'no</w:t>
              </w:r>
            </w:ins>
          </w:p>
        </w:tc>
        <w:tc>
          <w:tcPr>
            <w:tcW w:w="0" w:type="auto"/>
            <w:vAlign w:val="center"/>
            <w:hideMark/>
          </w:tcPr>
          <w:p w14:paraId="4C71A2EA" w14:textId="77777777" w:rsidR="00B62875" w:rsidRPr="00B62875" w:rsidRDefault="00B62875" w:rsidP="00B62875">
            <w:pPr>
              <w:rPr>
                <w:ins w:id="193" w:author="Xondamir Tojiboyev" w:date="2026-05-07T21:57:00Z"/>
                <w:b/>
                <w:bCs/>
              </w:rPr>
            </w:pPr>
            <w:ins w:id="194" w:author="Xondamir Tojiboyev" w:date="2026-05-07T21:57:00Z">
              <w:r w:rsidRPr="00B62875">
                <w:rPr>
                  <w:b/>
                  <w:bCs/>
                </w:rPr>
                <w:t>Temir — metal, qattiq modda</w:t>
              </w:r>
            </w:ins>
          </w:p>
        </w:tc>
      </w:tr>
      <w:tr w:rsidR="00B62875" w:rsidRPr="00B62875" w14:paraId="0E406598" w14:textId="77777777">
        <w:trPr>
          <w:tblCellSpacing w:w="15" w:type="dxa"/>
          <w:ins w:id="195" w:author="Xondamir Tojiboyev" w:date="2026-05-07T21:57:00Z"/>
        </w:trPr>
        <w:tc>
          <w:tcPr>
            <w:tcW w:w="0" w:type="auto"/>
            <w:vAlign w:val="center"/>
            <w:hideMark/>
          </w:tcPr>
          <w:p w14:paraId="61909A14" w14:textId="77777777" w:rsidR="00B62875" w:rsidRPr="00B62875" w:rsidRDefault="00B62875" w:rsidP="00B62875">
            <w:pPr>
              <w:rPr>
                <w:ins w:id="196" w:author="Xondamir Tojiboyev" w:date="2026-05-07T21:57:00Z"/>
                <w:b/>
                <w:bCs/>
              </w:rPr>
            </w:pPr>
            <w:ins w:id="197" w:author="Xondamir Tojiboyev" w:date="2026-05-07T21:57:00Z">
              <w:r w:rsidRPr="00B62875">
                <w:rPr>
                  <w:b/>
                  <w:bCs/>
                </w:rPr>
                <w:t>Ko'chma ma'no</w:t>
              </w:r>
            </w:ins>
          </w:p>
        </w:tc>
        <w:tc>
          <w:tcPr>
            <w:tcW w:w="0" w:type="auto"/>
            <w:vAlign w:val="center"/>
            <w:hideMark/>
          </w:tcPr>
          <w:p w14:paraId="0373D85F" w14:textId="77777777" w:rsidR="00B62875" w:rsidRPr="00B62875" w:rsidRDefault="00B62875" w:rsidP="00B62875">
            <w:pPr>
              <w:rPr>
                <w:ins w:id="198" w:author="Xondamir Tojiboyev" w:date="2026-05-07T21:57:00Z"/>
                <w:b/>
                <w:bCs/>
              </w:rPr>
            </w:pPr>
            <w:ins w:id="199" w:author="Xondamir Tojiboyev" w:date="2026-05-07T21:57:00Z">
              <w:r w:rsidRPr="00B62875">
                <w:rPr>
                  <w:b/>
                  <w:bCs/>
                </w:rPr>
                <w:t>Ishonchli, o'zgarmas, mustahkam daftar</w:t>
              </w:r>
            </w:ins>
          </w:p>
        </w:tc>
      </w:tr>
      <w:tr w:rsidR="00B62875" w:rsidRPr="00B62875" w14:paraId="16A9E50E" w14:textId="77777777">
        <w:trPr>
          <w:tblCellSpacing w:w="15" w:type="dxa"/>
          <w:ins w:id="200" w:author="Xondamir Tojiboyev" w:date="2026-05-07T21:57:00Z"/>
        </w:trPr>
        <w:tc>
          <w:tcPr>
            <w:tcW w:w="0" w:type="auto"/>
            <w:vAlign w:val="center"/>
            <w:hideMark/>
          </w:tcPr>
          <w:p w14:paraId="57862AB8" w14:textId="77777777" w:rsidR="00B62875" w:rsidRPr="00B62875" w:rsidRDefault="00B62875" w:rsidP="00B62875">
            <w:pPr>
              <w:rPr>
                <w:ins w:id="201" w:author="Xondamir Tojiboyev" w:date="2026-05-07T21:57:00Z"/>
                <w:b/>
                <w:bCs/>
              </w:rPr>
            </w:pPr>
            <w:ins w:id="202" w:author="Xondamir Tojiboyev" w:date="2026-05-07T21:57:00Z">
              <w:r w:rsidRPr="00B62875">
                <w:rPr>
                  <w:b/>
                  <w:bCs/>
                </w:rPr>
                <w:t>Ko'chish usuli</w:t>
              </w:r>
            </w:ins>
          </w:p>
        </w:tc>
        <w:tc>
          <w:tcPr>
            <w:tcW w:w="0" w:type="auto"/>
            <w:vAlign w:val="center"/>
            <w:hideMark/>
          </w:tcPr>
          <w:p w14:paraId="5121BF04" w14:textId="77777777" w:rsidR="00B62875" w:rsidRPr="00B62875" w:rsidRDefault="00B62875" w:rsidP="00B62875">
            <w:pPr>
              <w:rPr>
                <w:ins w:id="203" w:author="Xondamir Tojiboyev" w:date="2026-05-07T21:57:00Z"/>
                <w:b/>
                <w:bCs/>
              </w:rPr>
            </w:pPr>
            <w:ins w:id="204" w:author="Xondamir Tojiboyev" w:date="2026-05-07T21:57:00Z">
              <w:r w:rsidRPr="00B62875">
                <w:rPr>
                  <w:b/>
                  <w:bCs/>
                </w:rPr>
                <w:t>Metafora — o'xshashlik asosida ma'no ko'chishi (temir kabi mustahkam = o'zgarmas so'z)</w:t>
              </w:r>
            </w:ins>
          </w:p>
        </w:tc>
      </w:tr>
    </w:tbl>
    <w:p w14:paraId="0EC51372" w14:textId="77777777" w:rsidR="00B62875" w:rsidRPr="00B62875" w:rsidRDefault="00000000" w:rsidP="00B62875">
      <w:pPr>
        <w:rPr>
          <w:ins w:id="205" w:author="Xondamir Tojiboyev" w:date="2026-05-07T21:57:00Z"/>
          <w:b/>
          <w:bCs/>
        </w:rPr>
      </w:pPr>
      <w:ins w:id="206" w:author="Xondamir Tojiboyev" w:date="2026-05-07T21:57:00Z">
        <w:r>
          <w:rPr>
            <w:b/>
            <w:bCs/>
          </w:rPr>
          <w:pict w14:anchorId="5659FD08">
            <v:rect id="_x0000_i1025" style="width:0;height:1.5pt" o:hralign="center" o:hrstd="t" o:hr="t" fillcolor="#a0a0a0" stroked="f"/>
          </w:pict>
        </w:r>
      </w:ins>
    </w:p>
    <w:p w14:paraId="3987A939" w14:textId="77777777" w:rsidR="00B62875" w:rsidRPr="00B62875" w:rsidRDefault="00B62875" w:rsidP="00B62875">
      <w:pPr>
        <w:rPr>
          <w:ins w:id="207" w:author="Xondamir Tojiboyev" w:date="2026-05-07T21:57:00Z"/>
          <w:b/>
          <w:bCs/>
        </w:rPr>
      </w:pPr>
      <w:ins w:id="208" w:author="Xondamir Tojiboyev" w:date="2026-05-07T21:57:00Z">
        <w:r w:rsidRPr="00B62875">
          <w:rPr>
            <w:b/>
            <w:bCs/>
          </w:rPr>
          <w:t>2. "Tiniq ovoz"</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7627"/>
      </w:tblGrid>
      <w:tr w:rsidR="00B62875" w:rsidRPr="00B62875" w14:paraId="7AA1E901" w14:textId="77777777">
        <w:trPr>
          <w:tblHeader/>
          <w:tblCellSpacing w:w="15" w:type="dxa"/>
          <w:ins w:id="209" w:author="Xondamir Tojiboyev" w:date="2026-05-07T21:57:00Z"/>
        </w:trPr>
        <w:tc>
          <w:tcPr>
            <w:tcW w:w="0" w:type="auto"/>
            <w:vAlign w:val="center"/>
            <w:hideMark/>
          </w:tcPr>
          <w:p w14:paraId="2473BB03" w14:textId="77777777" w:rsidR="00B62875" w:rsidRPr="00B62875" w:rsidRDefault="00B62875" w:rsidP="00B62875">
            <w:pPr>
              <w:rPr>
                <w:ins w:id="210" w:author="Xondamir Tojiboyev" w:date="2026-05-07T21:57:00Z"/>
                <w:b/>
                <w:bCs/>
              </w:rPr>
            </w:pPr>
          </w:p>
        </w:tc>
        <w:tc>
          <w:tcPr>
            <w:tcW w:w="0" w:type="auto"/>
            <w:vAlign w:val="center"/>
            <w:hideMark/>
          </w:tcPr>
          <w:p w14:paraId="06DA2AA0" w14:textId="77777777" w:rsidR="00B62875" w:rsidRPr="00B62875" w:rsidRDefault="00B62875" w:rsidP="00B62875">
            <w:pPr>
              <w:rPr>
                <w:ins w:id="211" w:author="Xondamir Tojiboyev" w:date="2026-05-07T21:57:00Z"/>
                <w:b/>
                <w:bCs/>
              </w:rPr>
            </w:pPr>
          </w:p>
        </w:tc>
      </w:tr>
      <w:tr w:rsidR="00B62875" w:rsidRPr="00B62875" w14:paraId="503F6781" w14:textId="77777777">
        <w:trPr>
          <w:tblCellSpacing w:w="15" w:type="dxa"/>
          <w:ins w:id="212" w:author="Xondamir Tojiboyev" w:date="2026-05-07T21:57:00Z"/>
        </w:trPr>
        <w:tc>
          <w:tcPr>
            <w:tcW w:w="0" w:type="auto"/>
            <w:vAlign w:val="center"/>
            <w:hideMark/>
          </w:tcPr>
          <w:p w14:paraId="3074C400" w14:textId="77777777" w:rsidR="00B62875" w:rsidRPr="00B62875" w:rsidRDefault="00B62875" w:rsidP="00B62875">
            <w:pPr>
              <w:rPr>
                <w:ins w:id="213" w:author="Xondamir Tojiboyev" w:date="2026-05-07T21:57:00Z"/>
                <w:b/>
                <w:bCs/>
              </w:rPr>
            </w:pPr>
            <w:ins w:id="214" w:author="Xondamir Tojiboyev" w:date="2026-05-07T21:57:00Z">
              <w:r w:rsidRPr="00B62875">
                <w:rPr>
                  <w:b/>
                  <w:bCs/>
                </w:rPr>
                <w:t>Asosiy ma'no</w:t>
              </w:r>
            </w:ins>
          </w:p>
        </w:tc>
        <w:tc>
          <w:tcPr>
            <w:tcW w:w="0" w:type="auto"/>
            <w:vAlign w:val="center"/>
            <w:hideMark/>
          </w:tcPr>
          <w:p w14:paraId="0A8FF890" w14:textId="77777777" w:rsidR="00B62875" w:rsidRPr="00B62875" w:rsidRDefault="00B62875" w:rsidP="00B62875">
            <w:pPr>
              <w:rPr>
                <w:ins w:id="215" w:author="Xondamir Tojiboyev" w:date="2026-05-07T21:57:00Z"/>
                <w:b/>
                <w:bCs/>
              </w:rPr>
            </w:pPr>
            <w:ins w:id="216" w:author="Xondamir Tojiboyev" w:date="2026-05-07T21:57:00Z">
              <w:r w:rsidRPr="00B62875">
                <w:rPr>
                  <w:b/>
                  <w:bCs/>
                </w:rPr>
                <w:t>Tiniq — suvning tiniqligi, ko'rinarli</w:t>
              </w:r>
            </w:ins>
          </w:p>
        </w:tc>
      </w:tr>
      <w:tr w:rsidR="00B62875" w:rsidRPr="00175332" w14:paraId="29722F6F" w14:textId="77777777">
        <w:trPr>
          <w:tblCellSpacing w:w="15" w:type="dxa"/>
          <w:ins w:id="217" w:author="Xondamir Tojiboyev" w:date="2026-05-07T21:57:00Z"/>
        </w:trPr>
        <w:tc>
          <w:tcPr>
            <w:tcW w:w="0" w:type="auto"/>
            <w:vAlign w:val="center"/>
            <w:hideMark/>
          </w:tcPr>
          <w:p w14:paraId="2B72ACBC" w14:textId="77777777" w:rsidR="00B62875" w:rsidRPr="00B62875" w:rsidRDefault="00B62875" w:rsidP="00B62875">
            <w:pPr>
              <w:rPr>
                <w:ins w:id="218" w:author="Xondamir Tojiboyev" w:date="2026-05-07T21:57:00Z"/>
                <w:b/>
                <w:bCs/>
              </w:rPr>
            </w:pPr>
            <w:ins w:id="219" w:author="Xondamir Tojiboyev" w:date="2026-05-07T21:57:00Z">
              <w:r w:rsidRPr="00B62875">
                <w:rPr>
                  <w:b/>
                  <w:bCs/>
                </w:rPr>
                <w:t>Ko'chma ma'no</w:t>
              </w:r>
            </w:ins>
          </w:p>
        </w:tc>
        <w:tc>
          <w:tcPr>
            <w:tcW w:w="0" w:type="auto"/>
            <w:vAlign w:val="center"/>
            <w:hideMark/>
          </w:tcPr>
          <w:p w14:paraId="69597F36" w14:textId="77777777" w:rsidR="00B62875" w:rsidRPr="00B62875" w:rsidRDefault="00B62875" w:rsidP="00B62875">
            <w:pPr>
              <w:rPr>
                <w:ins w:id="220" w:author="Xondamir Tojiboyev" w:date="2026-05-07T21:57:00Z"/>
                <w:b/>
                <w:bCs/>
                <w:lang w:val="en-US"/>
                <w:rPrChange w:id="221" w:author="Xondamir Tojiboyev" w:date="2026-05-07T21:57:00Z" w16du:dateUtc="2026-05-07T16:57:00Z">
                  <w:rPr>
                    <w:ins w:id="222" w:author="Xondamir Tojiboyev" w:date="2026-05-07T21:57:00Z"/>
                    <w:b/>
                    <w:bCs/>
                  </w:rPr>
                </w:rPrChange>
              </w:rPr>
            </w:pPr>
            <w:ins w:id="223" w:author="Xondamir Tojiboyev" w:date="2026-05-07T21:57:00Z">
              <w:r w:rsidRPr="00B62875">
                <w:rPr>
                  <w:b/>
                  <w:bCs/>
                  <w:lang w:val="en-US"/>
                  <w:rPrChange w:id="224" w:author="Xondamir Tojiboyev" w:date="2026-05-07T21:57:00Z" w16du:dateUtc="2026-05-07T16:57:00Z">
                    <w:rPr>
                      <w:b/>
                      <w:bCs/>
                    </w:rPr>
                  </w:rPrChange>
                </w:rPr>
                <w:t>Toza, aniq, yorqin chiqadigan ovoz</w:t>
              </w:r>
            </w:ins>
          </w:p>
        </w:tc>
      </w:tr>
      <w:tr w:rsidR="00B62875" w:rsidRPr="00175332" w14:paraId="4122D2E2" w14:textId="77777777">
        <w:trPr>
          <w:tblCellSpacing w:w="15" w:type="dxa"/>
          <w:ins w:id="225" w:author="Xondamir Tojiboyev" w:date="2026-05-07T21:57:00Z"/>
        </w:trPr>
        <w:tc>
          <w:tcPr>
            <w:tcW w:w="0" w:type="auto"/>
            <w:vAlign w:val="center"/>
            <w:hideMark/>
          </w:tcPr>
          <w:p w14:paraId="1C926F9F" w14:textId="77777777" w:rsidR="00B62875" w:rsidRPr="00B62875" w:rsidRDefault="00B62875" w:rsidP="00B62875">
            <w:pPr>
              <w:rPr>
                <w:ins w:id="226" w:author="Xondamir Tojiboyev" w:date="2026-05-07T21:57:00Z"/>
                <w:b/>
                <w:bCs/>
              </w:rPr>
            </w:pPr>
            <w:ins w:id="227" w:author="Xondamir Tojiboyev" w:date="2026-05-07T21:57:00Z">
              <w:r w:rsidRPr="00B62875">
                <w:rPr>
                  <w:b/>
                  <w:bCs/>
                </w:rPr>
                <w:t>Ko'chish usuli</w:t>
              </w:r>
            </w:ins>
          </w:p>
        </w:tc>
        <w:tc>
          <w:tcPr>
            <w:tcW w:w="0" w:type="auto"/>
            <w:vAlign w:val="center"/>
            <w:hideMark/>
          </w:tcPr>
          <w:p w14:paraId="38D0E660" w14:textId="77777777" w:rsidR="00B62875" w:rsidRPr="00B62875" w:rsidRDefault="00B62875" w:rsidP="00B62875">
            <w:pPr>
              <w:rPr>
                <w:ins w:id="228" w:author="Xondamir Tojiboyev" w:date="2026-05-07T21:57:00Z"/>
                <w:b/>
                <w:bCs/>
                <w:lang w:val="en-US"/>
                <w:rPrChange w:id="229" w:author="Xondamir Tojiboyev" w:date="2026-05-07T21:57:00Z" w16du:dateUtc="2026-05-07T16:57:00Z">
                  <w:rPr>
                    <w:ins w:id="230" w:author="Xondamir Tojiboyev" w:date="2026-05-07T21:57:00Z"/>
                    <w:b/>
                    <w:bCs/>
                  </w:rPr>
                </w:rPrChange>
              </w:rPr>
            </w:pPr>
            <w:ins w:id="231" w:author="Xondamir Tojiboyev" w:date="2026-05-07T21:57:00Z">
              <w:r w:rsidRPr="00B62875">
                <w:rPr>
                  <w:b/>
                  <w:bCs/>
                  <w:lang w:val="en-US"/>
                  <w:rPrChange w:id="232" w:author="Xondamir Tojiboyev" w:date="2026-05-07T21:57:00Z" w16du:dateUtc="2026-05-07T16:57:00Z">
                    <w:rPr>
                      <w:b/>
                      <w:bCs/>
                    </w:rPr>
                  </w:rPrChange>
                </w:rPr>
                <w:t>Sinesteziya (metafora turi) — bir sezgi o'rniga boshqa sezgi qo'llanilgan (ko'rish → eshitish)</w:t>
              </w:r>
            </w:ins>
          </w:p>
        </w:tc>
      </w:tr>
    </w:tbl>
    <w:p w14:paraId="7000F20E" w14:textId="77777777" w:rsidR="00B62875" w:rsidRPr="00B62875" w:rsidRDefault="00000000" w:rsidP="00B62875">
      <w:pPr>
        <w:rPr>
          <w:ins w:id="233" w:author="Xondamir Tojiboyev" w:date="2026-05-07T21:57:00Z"/>
          <w:b/>
          <w:bCs/>
        </w:rPr>
      </w:pPr>
      <w:ins w:id="234" w:author="Xondamir Tojiboyev" w:date="2026-05-07T21:57:00Z">
        <w:r>
          <w:rPr>
            <w:b/>
            <w:bCs/>
          </w:rPr>
          <w:pict w14:anchorId="554CF31F">
            <v:rect id="_x0000_i1026" style="width:0;height:1.5pt" o:hralign="center" o:hrstd="t" o:hr="t" fillcolor="#a0a0a0" stroked="f"/>
          </w:pict>
        </w:r>
      </w:ins>
    </w:p>
    <w:p w14:paraId="6F52E7A3" w14:textId="77777777" w:rsidR="00B62875" w:rsidRPr="00B62875" w:rsidRDefault="00B62875" w:rsidP="00B62875">
      <w:pPr>
        <w:rPr>
          <w:ins w:id="235" w:author="Xondamir Tojiboyev" w:date="2026-05-07T21:57:00Z"/>
          <w:b/>
          <w:bCs/>
        </w:rPr>
      </w:pPr>
      <w:ins w:id="236" w:author="Xondamir Tojiboyev" w:date="2026-05-07T21:57:00Z">
        <w:r w:rsidRPr="00B62875">
          <w:rPr>
            <w:b/>
            <w:bCs/>
          </w:rPr>
          <w:t>3. "Fayz qo'ndi"</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372"/>
      </w:tblGrid>
      <w:tr w:rsidR="00B62875" w:rsidRPr="00B62875" w14:paraId="26EC34E1" w14:textId="77777777">
        <w:trPr>
          <w:tblHeader/>
          <w:tblCellSpacing w:w="15" w:type="dxa"/>
          <w:ins w:id="237" w:author="Xondamir Tojiboyev" w:date="2026-05-07T21:57:00Z"/>
        </w:trPr>
        <w:tc>
          <w:tcPr>
            <w:tcW w:w="0" w:type="auto"/>
            <w:vAlign w:val="center"/>
            <w:hideMark/>
          </w:tcPr>
          <w:p w14:paraId="5A8D4F6D" w14:textId="77777777" w:rsidR="00B62875" w:rsidRPr="00B62875" w:rsidRDefault="00B62875" w:rsidP="00B62875">
            <w:pPr>
              <w:rPr>
                <w:ins w:id="238" w:author="Xondamir Tojiboyev" w:date="2026-05-07T21:57:00Z"/>
                <w:b/>
                <w:bCs/>
              </w:rPr>
            </w:pPr>
          </w:p>
        </w:tc>
        <w:tc>
          <w:tcPr>
            <w:tcW w:w="0" w:type="auto"/>
            <w:vAlign w:val="center"/>
            <w:hideMark/>
          </w:tcPr>
          <w:p w14:paraId="7A2CE222" w14:textId="77777777" w:rsidR="00B62875" w:rsidRPr="00B62875" w:rsidRDefault="00B62875" w:rsidP="00B62875">
            <w:pPr>
              <w:rPr>
                <w:ins w:id="239" w:author="Xondamir Tojiboyev" w:date="2026-05-07T21:57:00Z"/>
                <w:b/>
                <w:bCs/>
              </w:rPr>
            </w:pPr>
          </w:p>
        </w:tc>
      </w:tr>
      <w:tr w:rsidR="00B62875" w:rsidRPr="00175332" w14:paraId="361DB271" w14:textId="77777777">
        <w:trPr>
          <w:tblCellSpacing w:w="15" w:type="dxa"/>
          <w:ins w:id="240" w:author="Xondamir Tojiboyev" w:date="2026-05-07T21:57:00Z"/>
        </w:trPr>
        <w:tc>
          <w:tcPr>
            <w:tcW w:w="0" w:type="auto"/>
            <w:vAlign w:val="center"/>
            <w:hideMark/>
          </w:tcPr>
          <w:p w14:paraId="4EB55F66" w14:textId="77777777" w:rsidR="00B62875" w:rsidRPr="00B62875" w:rsidRDefault="00B62875" w:rsidP="00B62875">
            <w:pPr>
              <w:rPr>
                <w:ins w:id="241" w:author="Xondamir Tojiboyev" w:date="2026-05-07T21:57:00Z"/>
                <w:b/>
                <w:bCs/>
              </w:rPr>
            </w:pPr>
            <w:ins w:id="242" w:author="Xondamir Tojiboyev" w:date="2026-05-07T21:57:00Z">
              <w:r w:rsidRPr="00B62875">
                <w:rPr>
                  <w:b/>
                  <w:bCs/>
                </w:rPr>
                <w:t>Asosiy ma'no</w:t>
              </w:r>
            </w:ins>
          </w:p>
        </w:tc>
        <w:tc>
          <w:tcPr>
            <w:tcW w:w="0" w:type="auto"/>
            <w:vAlign w:val="center"/>
            <w:hideMark/>
          </w:tcPr>
          <w:p w14:paraId="1F19A6B8" w14:textId="77777777" w:rsidR="00B62875" w:rsidRPr="00B62875" w:rsidRDefault="00B62875" w:rsidP="00B62875">
            <w:pPr>
              <w:rPr>
                <w:ins w:id="243" w:author="Xondamir Tojiboyev" w:date="2026-05-07T21:57:00Z"/>
                <w:b/>
                <w:bCs/>
                <w:lang w:val="en-US"/>
                <w:rPrChange w:id="244" w:author="Xondamir Tojiboyev" w:date="2026-05-07T21:57:00Z" w16du:dateUtc="2026-05-07T16:57:00Z">
                  <w:rPr>
                    <w:ins w:id="245" w:author="Xondamir Tojiboyev" w:date="2026-05-07T21:57:00Z"/>
                    <w:b/>
                    <w:bCs/>
                  </w:rPr>
                </w:rPrChange>
              </w:rPr>
            </w:pPr>
            <w:ins w:id="246" w:author="Xondamir Tojiboyev" w:date="2026-05-07T21:57:00Z">
              <w:r w:rsidRPr="00B62875">
                <w:rPr>
                  <w:b/>
                  <w:bCs/>
                  <w:lang w:val="en-US"/>
                  <w:rPrChange w:id="247" w:author="Xondamir Tojiboyev" w:date="2026-05-07T21:57:00Z" w16du:dateUtc="2026-05-07T16:57:00Z">
                    <w:rPr>
                      <w:b/>
                      <w:bCs/>
                    </w:rPr>
                  </w:rPrChange>
                </w:rPr>
                <w:t>Qo'nmoq — qushning biror joyga qo'nishi</w:t>
              </w:r>
            </w:ins>
          </w:p>
        </w:tc>
      </w:tr>
      <w:tr w:rsidR="00B62875" w:rsidRPr="00B62875" w14:paraId="460D22B7" w14:textId="77777777">
        <w:trPr>
          <w:tblCellSpacing w:w="15" w:type="dxa"/>
          <w:ins w:id="248" w:author="Xondamir Tojiboyev" w:date="2026-05-07T21:57:00Z"/>
        </w:trPr>
        <w:tc>
          <w:tcPr>
            <w:tcW w:w="0" w:type="auto"/>
            <w:vAlign w:val="center"/>
            <w:hideMark/>
          </w:tcPr>
          <w:p w14:paraId="2C536B79" w14:textId="77777777" w:rsidR="00B62875" w:rsidRPr="00B62875" w:rsidRDefault="00B62875" w:rsidP="00B62875">
            <w:pPr>
              <w:rPr>
                <w:ins w:id="249" w:author="Xondamir Tojiboyev" w:date="2026-05-07T21:57:00Z"/>
                <w:b/>
                <w:bCs/>
              </w:rPr>
            </w:pPr>
            <w:ins w:id="250" w:author="Xondamir Tojiboyev" w:date="2026-05-07T21:57:00Z">
              <w:r w:rsidRPr="00B62875">
                <w:rPr>
                  <w:b/>
                  <w:bCs/>
                </w:rPr>
                <w:t>Ko'chma ma'no</w:t>
              </w:r>
            </w:ins>
          </w:p>
        </w:tc>
        <w:tc>
          <w:tcPr>
            <w:tcW w:w="0" w:type="auto"/>
            <w:vAlign w:val="center"/>
            <w:hideMark/>
          </w:tcPr>
          <w:p w14:paraId="174ED34E" w14:textId="77777777" w:rsidR="00B62875" w:rsidRPr="00B62875" w:rsidRDefault="00B62875" w:rsidP="00B62875">
            <w:pPr>
              <w:rPr>
                <w:ins w:id="251" w:author="Xondamir Tojiboyev" w:date="2026-05-07T21:57:00Z"/>
                <w:b/>
                <w:bCs/>
              </w:rPr>
            </w:pPr>
            <w:ins w:id="252" w:author="Xondamir Tojiboyev" w:date="2026-05-07T21:57:00Z">
              <w:r w:rsidRPr="00B62875">
                <w:rPr>
                  <w:b/>
                  <w:bCs/>
                </w:rPr>
                <w:t>Baxt, nur, yorug'lik keldi</w:t>
              </w:r>
            </w:ins>
          </w:p>
        </w:tc>
      </w:tr>
      <w:tr w:rsidR="00B62875" w:rsidRPr="00175332" w14:paraId="2A68E259" w14:textId="77777777">
        <w:trPr>
          <w:tblCellSpacing w:w="15" w:type="dxa"/>
          <w:ins w:id="253" w:author="Xondamir Tojiboyev" w:date="2026-05-07T21:57:00Z"/>
        </w:trPr>
        <w:tc>
          <w:tcPr>
            <w:tcW w:w="0" w:type="auto"/>
            <w:vAlign w:val="center"/>
            <w:hideMark/>
          </w:tcPr>
          <w:p w14:paraId="00F995FC" w14:textId="77777777" w:rsidR="00B62875" w:rsidRPr="00B62875" w:rsidRDefault="00B62875" w:rsidP="00B62875">
            <w:pPr>
              <w:rPr>
                <w:ins w:id="254" w:author="Xondamir Tojiboyev" w:date="2026-05-07T21:57:00Z"/>
                <w:b/>
                <w:bCs/>
              </w:rPr>
            </w:pPr>
            <w:ins w:id="255" w:author="Xondamir Tojiboyev" w:date="2026-05-07T21:57:00Z">
              <w:r w:rsidRPr="00B62875">
                <w:rPr>
                  <w:b/>
                  <w:bCs/>
                </w:rPr>
                <w:t>Ko'chish usuli</w:t>
              </w:r>
            </w:ins>
          </w:p>
        </w:tc>
        <w:tc>
          <w:tcPr>
            <w:tcW w:w="0" w:type="auto"/>
            <w:vAlign w:val="center"/>
            <w:hideMark/>
          </w:tcPr>
          <w:p w14:paraId="01FB8D50" w14:textId="77777777" w:rsidR="00B62875" w:rsidRPr="00B62875" w:rsidRDefault="00B62875" w:rsidP="00B62875">
            <w:pPr>
              <w:rPr>
                <w:ins w:id="256" w:author="Xondamir Tojiboyev" w:date="2026-05-07T21:57:00Z"/>
                <w:b/>
                <w:bCs/>
                <w:lang w:val="en-US"/>
                <w:rPrChange w:id="257" w:author="Xondamir Tojiboyev" w:date="2026-05-07T21:57:00Z" w16du:dateUtc="2026-05-07T16:57:00Z">
                  <w:rPr>
                    <w:ins w:id="258" w:author="Xondamir Tojiboyev" w:date="2026-05-07T21:57:00Z"/>
                    <w:b/>
                    <w:bCs/>
                  </w:rPr>
                </w:rPrChange>
              </w:rPr>
            </w:pPr>
            <w:ins w:id="259" w:author="Xondamir Tojiboyev" w:date="2026-05-07T21:57:00Z">
              <w:r w:rsidRPr="00B62875">
                <w:rPr>
                  <w:b/>
                  <w:bCs/>
                  <w:lang w:val="en-US"/>
                  <w:rPrChange w:id="260" w:author="Xondamir Tojiboyev" w:date="2026-05-07T21:57:00Z" w16du:dateUtc="2026-05-07T16:57:00Z">
                    <w:rPr>
                      <w:b/>
                      <w:bCs/>
                    </w:rPr>
                  </w:rPrChange>
                </w:rPr>
                <w:t>Metafora — harakat o'xshashligiga asoslangan ma'no ko'chishi</w:t>
              </w:r>
            </w:ins>
          </w:p>
        </w:tc>
      </w:tr>
    </w:tbl>
    <w:p w14:paraId="14C03CB9" w14:textId="77777777" w:rsidR="00B62875" w:rsidRPr="00B62875" w:rsidRDefault="00000000" w:rsidP="00B62875">
      <w:pPr>
        <w:rPr>
          <w:ins w:id="261" w:author="Xondamir Tojiboyev" w:date="2026-05-07T21:57:00Z"/>
          <w:b/>
          <w:bCs/>
        </w:rPr>
      </w:pPr>
      <w:ins w:id="262" w:author="Xondamir Tojiboyev" w:date="2026-05-07T21:57:00Z">
        <w:r>
          <w:rPr>
            <w:b/>
            <w:bCs/>
          </w:rPr>
          <w:pict w14:anchorId="0417D697">
            <v:rect id="_x0000_i1027" style="width:0;height:1.5pt" o:hralign="center" o:hrstd="t" o:hr="t" fillcolor="#a0a0a0" stroked="f"/>
          </w:pict>
        </w:r>
      </w:ins>
    </w:p>
    <w:p w14:paraId="2DE63BDE" w14:textId="77777777" w:rsidR="00B62875" w:rsidRPr="00B62875" w:rsidRDefault="00B62875" w:rsidP="00B62875">
      <w:pPr>
        <w:rPr>
          <w:ins w:id="263" w:author="Xondamir Tojiboyev" w:date="2026-05-07T21:57:00Z"/>
          <w:b/>
          <w:bCs/>
        </w:rPr>
      </w:pPr>
      <w:ins w:id="264" w:author="Xondamir Tojiboyev" w:date="2026-05-07T21:57:00Z">
        <w:r w:rsidRPr="00B62875">
          <w:rPr>
            <w:b/>
            <w:bCs/>
          </w:rPr>
          <w:t>4. "Qo'li qisqa"</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7280"/>
      </w:tblGrid>
      <w:tr w:rsidR="00B62875" w:rsidRPr="00B62875" w14:paraId="505D5FAC" w14:textId="77777777">
        <w:trPr>
          <w:tblHeader/>
          <w:tblCellSpacing w:w="15" w:type="dxa"/>
          <w:ins w:id="265" w:author="Xondamir Tojiboyev" w:date="2026-05-07T21:57:00Z"/>
        </w:trPr>
        <w:tc>
          <w:tcPr>
            <w:tcW w:w="0" w:type="auto"/>
            <w:vAlign w:val="center"/>
            <w:hideMark/>
          </w:tcPr>
          <w:p w14:paraId="74938DBF" w14:textId="77777777" w:rsidR="00B62875" w:rsidRPr="00B62875" w:rsidRDefault="00B62875" w:rsidP="00B62875">
            <w:pPr>
              <w:rPr>
                <w:ins w:id="266" w:author="Xondamir Tojiboyev" w:date="2026-05-07T21:57:00Z"/>
                <w:b/>
                <w:bCs/>
              </w:rPr>
            </w:pPr>
          </w:p>
        </w:tc>
        <w:tc>
          <w:tcPr>
            <w:tcW w:w="0" w:type="auto"/>
            <w:vAlign w:val="center"/>
            <w:hideMark/>
          </w:tcPr>
          <w:p w14:paraId="5BB1D5A1" w14:textId="77777777" w:rsidR="00B62875" w:rsidRPr="00B62875" w:rsidRDefault="00B62875" w:rsidP="00B62875">
            <w:pPr>
              <w:rPr>
                <w:ins w:id="267" w:author="Xondamir Tojiboyev" w:date="2026-05-07T21:57:00Z"/>
                <w:b/>
                <w:bCs/>
              </w:rPr>
            </w:pPr>
          </w:p>
        </w:tc>
      </w:tr>
      <w:tr w:rsidR="00B62875" w:rsidRPr="00175332" w14:paraId="4CDFD000" w14:textId="77777777">
        <w:trPr>
          <w:tblCellSpacing w:w="15" w:type="dxa"/>
          <w:ins w:id="268" w:author="Xondamir Tojiboyev" w:date="2026-05-07T21:57:00Z"/>
        </w:trPr>
        <w:tc>
          <w:tcPr>
            <w:tcW w:w="0" w:type="auto"/>
            <w:vAlign w:val="center"/>
            <w:hideMark/>
          </w:tcPr>
          <w:p w14:paraId="292C2FB0" w14:textId="77777777" w:rsidR="00B62875" w:rsidRPr="00B62875" w:rsidRDefault="00B62875" w:rsidP="00B62875">
            <w:pPr>
              <w:rPr>
                <w:ins w:id="269" w:author="Xondamir Tojiboyev" w:date="2026-05-07T21:57:00Z"/>
                <w:b/>
                <w:bCs/>
              </w:rPr>
            </w:pPr>
            <w:ins w:id="270" w:author="Xondamir Tojiboyev" w:date="2026-05-07T21:57:00Z">
              <w:r w:rsidRPr="00B62875">
                <w:rPr>
                  <w:b/>
                  <w:bCs/>
                </w:rPr>
                <w:t>Asosiy ma'no</w:t>
              </w:r>
            </w:ins>
          </w:p>
        </w:tc>
        <w:tc>
          <w:tcPr>
            <w:tcW w:w="0" w:type="auto"/>
            <w:vAlign w:val="center"/>
            <w:hideMark/>
          </w:tcPr>
          <w:p w14:paraId="1F2E437D" w14:textId="77777777" w:rsidR="00B62875" w:rsidRPr="00B62875" w:rsidRDefault="00B62875" w:rsidP="00B62875">
            <w:pPr>
              <w:rPr>
                <w:ins w:id="271" w:author="Xondamir Tojiboyev" w:date="2026-05-07T21:57:00Z"/>
                <w:b/>
                <w:bCs/>
                <w:lang w:val="en-US"/>
                <w:rPrChange w:id="272" w:author="Xondamir Tojiboyev" w:date="2026-05-07T21:57:00Z" w16du:dateUtc="2026-05-07T16:57:00Z">
                  <w:rPr>
                    <w:ins w:id="273" w:author="Xondamir Tojiboyev" w:date="2026-05-07T21:57:00Z"/>
                    <w:b/>
                    <w:bCs/>
                  </w:rPr>
                </w:rPrChange>
              </w:rPr>
            </w:pPr>
            <w:ins w:id="274" w:author="Xondamir Tojiboyev" w:date="2026-05-07T21:57:00Z">
              <w:r w:rsidRPr="00B62875">
                <w:rPr>
                  <w:b/>
                  <w:bCs/>
                  <w:lang w:val="en-US"/>
                  <w:rPrChange w:id="275" w:author="Xondamir Tojiboyev" w:date="2026-05-07T21:57:00Z" w16du:dateUtc="2026-05-07T16:57:00Z">
                    <w:rPr>
                      <w:b/>
                      <w:bCs/>
                    </w:rPr>
                  </w:rPrChange>
                </w:rPr>
                <w:t>Qo'l — inson a'zosi; qisqa — uzunlik o'lchovi</w:t>
              </w:r>
            </w:ins>
          </w:p>
        </w:tc>
      </w:tr>
      <w:tr w:rsidR="00B62875" w:rsidRPr="00175332" w14:paraId="247CBC69" w14:textId="77777777">
        <w:trPr>
          <w:tblCellSpacing w:w="15" w:type="dxa"/>
          <w:ins w:id="276" w:author="Xondamir Tojiboyev" w:date="2026-05-07T21:57:00Z"/>
        </w:trPr>
        <w:tc>
          <w:tcPr>
            <w:tcW w:w="0" w:type="auto"/>
            <w:vAlign w:val="center"/>
            <w:hideMark/>
          </w:tcPr>
          <w:p w14:paraId="413B75AE" w14:textId="77777777" w:rsidR="00B62875" w:rsidRPr="00B62875" w:rsidRDefault="00B62875" w:rsidP="00B62875">
            <w:pPr>
              <w:rPr>
                <w:ins w:id="277" w:author="Xondamir Tojiboyev" w:date="2026-05-07T21:57:00Z"/>
                <w:b/>
                <w:bCs/>
              </w:rPr>
            </w:pPr>
            <w:ins w:id="278" w:author="Xondamir Tojiboyev" w:date="2026-05-07T21:57:00Z">
              <w:r w:rsidRPr="00B62875">
                <w:rPr>
                  <w:b/>
                  <w:bCs/>
                </w:rPr>
                <w:t>Ko'chma ma'no</w:t>
              </w:r>
            </w:ins>
          </w:p>
        </w:tc>
        <w:tc>
          <w:tcPr>
            <w:tcW w:w="0" w:type="auto"/>
            <w:vAlign w:val="center"/>
            <w:hideMark/>
          </w:tcPr>
          <w:p w14:paraId="211E5A59" w14:textId="77777777" w:rsidR="00B62875" w:rsidRPr="00B62875" w:rsidRDefault="00B62875" w:rsidP="00B62875">
            <w:pPr>
              <w:rPr>
                <w:ins w:id="279" w:author="Xondamir Tojiboyev" w:date="2026-05-07T21:57:00Z"/>
                <w:b/>
                <w:bCs/>
                <w:lang w:val="en-US"/>
                <w:rPrChange w:id="280" w:author="Xondamir Tojiboyev" w:date="2026-05-07T21:57:00Z" w16du:dateUtc="2026-05-07T16:57:00Z">
                  <w:rPr>
                    <w:ins w:id="281" w:author="Xondamir Tojiboyev" w:date="2026-05-07T21:57:00Z"/>
                    <w:b/>
                    <w:bCs/>
                  </w:rPr>
                </w:rPrChange>
              </w:rPr>
            </w:pPr>
            <w:ins w:id="282" w:author="Xondamir Tojiboyev" w:date="2026-05-07T21:57:00Z">
              <w:r w:rsidRPr="00B62875">
                <w:rPr>
                  <w:b/>
                  <w:bCs/>
                  <w:lang w:val="en-US"/>
                  <w:rPrChange w:id="283" w:author="Xondamir Tojiboyev" w:date="2026-05-07T21:57:00Z" w16du:dateUtc="2026-05-07T16:57:00Z">
                    <w:rPr>
                      <w:b/>
                      <w:bCs/>
                    </w:rPr>
                  </w:rPrChange>
                </w:rPr>
                <w:t>Imkoni cheklangan, moddiy ahvoli yaxshi emas</w:t>
              </w:r>
            </w:ins>
          </w:p>
        </w:tc>
      </w:tr>
      <w:tr w:rsidR="00B62875" w:rsidRPr="00175332" w14:paraId="19562045" w14:textId="77777777">
        <w:trPr>
          <w:tblCellSpacing w:w="15" w:type="dxa"/>
          <w:ins w:id="284" w:author="Xondamir Tojiboyev" w:date="2026-05-07T21:57:00Z"/>
        </w:trPr>
        <w:tc>
          <w:tcPr>
            <w:tcW w:w="0" w:type="auto"/>
            <w:vAlign w:val="center"/>
            <w:hideMark/>
          </w:tcPr>
          <w:p w14:paraId="6054C4D6" w14:textId="77777777" w:rsidR="00B62875" w:rsidRPr="00B62875" w:rsidRDefault="00B62875" w:rsidP="00B62875">
            <w:pPr>
              <w:rPr>
                <w:ins w:id="285" w:author="Xondamir Tojiboyev" w:date="2026-05-07T21:57:00Z"/>
                <w:b/>
                <w:bCs/>
              </w:rPr>
            </w:pPr>
            <w:ins w:id="286" w:author="Xondamir Tojiboyev" w:date="2026-05-07T21:57:00Z">
              <w:r w:rsidRPr="00B62875">
                <w:rPr>
                  <w:b/>
                  <w:bCs/>
                </w:rPr>
                <w:t>Ko'chish usuli</w:t>
              </w:r>
            </w:ins>
          </w:p>
        </w:tc>
        <w:tc>
          <w:tcPr>
            <w:tcW w:w="0" w:type="auto"/>
            <w:vAlign w:val="center"/>
            <w:hideMark/>
          </w:tcPr>
          <w:p w14:paraId="2F102487" w14:textId="77777777" w:rsidR="00B62875" w:rsidRPr="00B62875" w:rsidRDefault="00B62875" w:rsidP="00B62875">
            <w:pPr>
              <w:rPr>
                <w:ins w:id="287" w:author="Xondamir Tojiboyev" w:date="2026-05-07T21:57:00Z"/>
                <w:b/>
                <w:bCs/>
                <w:lang w:val="en-US"/>
                <w:rPrChange w:id="288" w:author="Xondamir Tojiboyev" w:date="2026-05-07T21:57:00Z" w16du:dateUtc="2026-05-07T16:57:00Z">
                  <w:rPr>
                    <w:ins w:id="289" w:author="Xondamir Tojiboyev" w:date="2026-05-07T21:57:00Z"/>
                    <w:b/>
                    <w:bCs/>
                  </w:rPr>
                </w:rPrChange>
              </w:rPr>
            </w:pPr>
            <w:ins w:id="290" w:author="Xondamir Tojiboyev" w:date="2026-05-07T21:57:00Z">
              <w:r w:rsidRPr="00B62875">
                <w:rPr>
                  <w:b/>
                  <w:bCs/>
                  <w:lang w:val="en-US"/>
                  <w:rPrChange w:id="291" w:author="Xondamir Tojiboyev" w:date="2026-05-07T21:57:00Z" w16du:dateUtc="2026-05-07T16:57:00Z">
                    <w:rPr>
                      <w:b/>
                      <w:bCs/>
                    </w:rPr>
                  </w:rPrChange>
                </w:rPr>
                <w:t>Frazeologik metafora — tana a'zosi orqali holat ifodalangan</w:t>
              </w:r>
            </w:ins>
          </w:p>
        </w:tc>
      </w:tr>
    </w:tbl>
    <w:p w14:paraId="0E9CE128" w14:textId="69265C75" w:rsidR="00B62875" w:rsidRPr="00F83A59" w:rsidDel="00B62875" w:rsidRDefault="00B62875" w:rsidP="00444D6E">
      <w:pPr>
        <w:rPr>
          <w:del w:id="292" w:author="Xondamir Tojiboyev" w:date="2026-05-07T21:57:00Z" w16du:dateUtc="2026-05-07T16:57:00Z"/>
          <w:b/>
          <w:bCs/>
          <w:lang w:val="en-US"/>
        </w:rPr>
      </w:pPr>
    </w:p>
    <w:tbl>
      <w:tblPr>
        <w:tblStyle w:val="GridTable4-Accent6"/>
        <w:tblW w:w="0" w:type="auto"/>
        <w:tblLook w:val="04A0" w:firstRow="1" w:lastRow="0" w:firstColumn="1" w:lastColumn="0" w:noHBand="0" w:noVBand="1"/>
        <w:tblPrChange w:id="293" w:author="Xondamir Tojiboyev" w:date="2026-05-07T21:57:00Z" w16du:dateUtc="2026-05-07T16:57:00Z">
          <w:tblPr>
            <w:tblStyle w:val="GridTable4-Accent6"/>
            <w:tblW w:w="0" w:type="auto"/>
            <w:tblLook w:val="04A0" w:firstRow="1" w:lastRow="0" w:firstColumn="1" w:lastColumn="0" w:noHBand="0" w:noVBand="1"/>
          </w:tblPr>
        </w:tblPrChange>
      </w:tblPr>
      <w:tblGrid>
        <w:gridCol w:w="3099"/>
        <w:gridCol w:w="3101"/>
        <w:gridCol w:w="3104"/>
        <w:tblGridChange w:id="294">
          <w:tblGrid>
            <w:gridCol w:w="3099"/>
            <w:gridCol w:w="3101"/>
            <w:gridCol w:w="3104"/>
          </w:tblGrid>
        </w:tblGridChange>
      </w:tblGrid>
      <w:tr w:rsidR="000A61E4" w:rsidRPr="00175332" w:rsidDel="00B62875" w14:paraId="1C09DDB6" w14:textId="5FC94C85" w:rsidTr="00B62875">
        <w:trPr>
          <w:cnfStyle w:val="100000000000" w:firstRow="1" w:lastRow="0" w:firstColumn="0" w:lastColumn="0" w:oddVBand="0" w:evenVBand="0" w:oddHBand="0" w:evenHBand="0" w:firstRowFirstColumn="0" w:firstRowLastColumn="0" w:lastRowFirstColumn="0" w:lastRowLastColumn="0"/>
          <w:del w:id="295" w:author="Xondamir Tojiboyev" w:date="2026-05-07T21:57:00Z"/>
        </w:trPr>
        <w:tc>
          <w:tcPr>
            <w:cnfStyle w:val="001000000000" w:firstRow="0" w:lastRow="0" w:firstColumn="1" w:lastColumn="0" w:oddVBand="0" w:evenVBand="0" w:oddHBand="0" w:evenHBand="0" w:firstRowFirstColumn="0" w:firstRowLastColumn="0" w:lastRowFirstColumn="0" w:lastRowLastColumn="0"/>
            <w:tcW w:w="3099" w:type="dxa"/>
            <w:tcPrChange w:id="296" w:author="Xondamir Tojiboyev" w:date="2026-05-07T21:57:00Z" w16du:dateUtc="2026-05-07T16:57:00Z">
              <w:tcPr>
                <w:tcW w:w="3114" w:type="dxa"/>
              </w:tcPr>
            </w:tcPrChange>
          </w:tcPr>
          <w:p w14:paraId="00941B34" w14:textId="3C5D232D" w:rsidR="000A61E4" w:rsidRPr="009A15C3" w:rsidDel="00B62875" w:rsidRDefault="000A61E4" w:rsidP="00444D6E">
            <w:pPr>
              <w:cnfStyle w:val="101000000000" w:firstRow="1" w:lastRow="0" w:firstColumn="1" w:lastColumn="0" w:oddVBand="0" w:evenVBand="0" w:oddHBand="0" w:evenHBand="0" w:firstRowFirstColumn="0" w:firstRowLastColumn="0" w:lastRowFirstColumn="0" w:lastRowLastColumn="0"/>
              <w:rPr>
                <w:del w:id="297" w:author="Xondamir Tojiboyev" w:date="2026-05-07T21:57:00Z" w16du:dateUtc="2026-05-07T16:57:00Z"/>
                <w:b w:val="0"/>
                <w:bCs w:val="0"/>
                <w:sz w:val="32"/>
                <w:szCs w:val="32"/>
                <w:lang w:val="en-US"/>
              </w:rPr>
            </w:pPr>
            <w:del w:id="298" w:author="Xondamir Tojiboyev" w:date="2026-05-07T21:57:00Z" w16du:dateUtc="2026-05-07T16:57:00Z">
              <w:r w:rsidRPr="009A15C3" w:rsidDel="00B62875">
                <w:rPr>
                  <w:b w:val="0"/>
                  <w:bCs w:val="0"/>
                  <w:sz w:val="32"/>
                  <w:szCs w:val="32"/>
                  <w:lang w:val="en-US"/>
                </w:rPr>
                <w:delText>So’z</w:delText>
              </w:r>
            </w:del>
          </w:p>
        </w:tc>
        <w:tc>
          <w:tcPr>
            <w:tcW w:w="3101" w:type="dxa"/>
            <w:tcPrChange w:id="299" w:author="Xondamir Tojiboyev" w:date="2026-05-07T21:57:00Z" w16du:dateUtc="2026-05-07T16:57:00Z">
              <w:tcPr>
                <w:tcW w:w="3115" w:type="dxa"/>
              </w:tcPr>
            </w:tcPrChange>
          </w:tcPr>
          <w:p w14:paraId="4CE45276" w14:textId="5C1B3F73" w:rsidR="000A61E4" w:rsidRPr="009A15C3" w:rsidDel="00B62875" w:rsidRDefault="000A61E4" w:rsidP="00444D6E">
            <w:pPr>
              <w:cnfStyle w:val="100000000000" w:firstRow="1" w:lastRow="0" w:firstColumn="0" w:lastColumn="0" w:oddVBand="0" w:evenVBand="0" w:oddHBand="0" w:evenHBand="0" w:firstRowFirstColumn="0" w:firstRowLastColumn="0" w:lastRowFirstColumn="0" w:lastRowLastColumn="0"/>
              <w:rPr>
                <w:del w:id="300" w:author="Xondamir Tojiboyev" w:date="2026-05-07T21:57:00Z" w16du:dateUtc="2026-05-07T16:57:00Z"/>
                <w:b w:val="0"/>
                <w:bCs w:val="0"/>
                <w:sz w:val="32"/>
                <w:szCs w:val="32"/>
                <w:lang w:val="en-US"/>
              </w:rPr>
            </w:pPr>
            <w:del w:id="301" w:author="Xondamir Tojiboyev" w:date="2026-05-07T21:57:00Z" w16du:dateUtc="2026-05-07T16:57:00Z">
              <w:r w:rsidRPr="009A15C3" w:rsidDel="00B62875">
                <w:rPr>
                  <w:b w:val="0"/>
                  <w:bCs w:val="0"/>
                  <w:sz w:val="32"/>
                  <w:szCs w:val="32"/>
                  <w:lang w:val="en-US"/>
                </w:rPr>
                <w:delText>Ko’chish usuli</w:delText>
              </w:r>
            </w:del>
          </w:p>
        </w:tc>
        <w:tc>
          <w:tcPr>
            <w:tcW w:w="3104" w:type="dxa"/>
            <w:tcPrChange w:id="302" w:author="Xondamir Tojiboyev" w:date="2026-05-07T21:57:00Z" w16du:dateUtc="2026-05-07T16:57:00Z">
              <w:tcPr>
                <w:tcW w:w="3115" w:type="dxa"/>
              </w:tcPr>
            </w:tcPrChange>
          </w:tcPr>
          <w:p w14:paraId="6E3C5806" w14:textId="1C5E1145" w:rsidR="000A61E4" w:rsidRPr="009A15C3" w:rsidDel="00B62875" w:rsidRDefault="000A61E4" w:rsidP="00444D6E">
            <w:pPr>
              <w:cnfStyle w:val="100000000000" w:firstRow="1" w:lastRow="0" w:firstColumn="0" w:lastColumn="0" w:oddVBand="0" w:evenVBand="0" w:oddHBand="0" w:evenHBand="0" w:firstRowFirstColumn="0" w:firstRowLastColumn="0" w:lastRowFirstColumn="0" w:lastRowLastColumn="0"/>
              <w:rPr>
                <w:del w:id="303" w:author="Xondamir Tojiboyev" w:date="2026-05-07T21:57:00Z" w16du:dateUtc="2026-05-07T16:57:00Z"/>
                <w:b w:val="0"/>
                <w:bCs w:val="0"/>
                <w:sz w:val="32"/>
                <w:szCs w:val="32"/>
                <w:lang w:val="en-US"/>
              </w:rPr>
            </w:pPr>
            <w:del w:id="304" w:author="Xondamir Tojiboyev" w:date="2026-05-07T21:57:00Z" w16du:dateUtc="2026-05-07T16:57:00Z">
              <w:r w:rsidRPr="009A15C3" w:rsidDel="00B62875">
                <w:rPr>
                  <w:b w:val="0"/>
                  <w:bCs w:val="0"/>
                  <w:sz w:val="32"/>
                  <w:szCs w:val="32"/>
                  <w:lang w:val="en-US"/>
                </w:rPr>
                <w:delText>Izohi</w:delText>
              </w:r>
            </w:del>
          </w:p>
        </w:tc>
      </w:tr>
      <w:tr w:rsidR="000A61E4" w:rsidRPr="00175332" w:rsidDel="00B62875" w14:paraId="750D58CA" w14:textId="47BF237F" w:rsidTr="00B62875">
        <w:trPr>
          <w:cnfStyle w:val="000000100000" w:firstRow="0" w:lastRow="0" w:firstColumn="0" w:lastColumn="0" w:oddVBand="0" w:evenVBand="0" w:oddHBand="1" w:evenHBand="0" w:firstRowFirstColumn="0" w:firstRowLastColumn="0" w:lastRowFirstColumn="0" w:lastRowLastColumn="0"/>
          <w:del w:id="305" w:author="Xondamir Tojiboyev" w:date="2026-05-07T21:57:00Z"/>
        </w:trPr>
        <w:tc>
          <w:tcPr>
            <w:cnfStyle w:val="001000000000" w:firstRow="0" w:lastRow="0" w:firstColumn="1" w:lastColumn="0" w:oddVBand="0" w:evenVBand="0" w:oddHBand="0" w:evenHBand="0" w:firstRowFirstColumn="0" w:firstRowLastColumn="0" w:lastRowFirstColumn="0" w:lastRowLastColumn="0"/>
            <w:tcW w:w="3099" w:type="dxa"/>
            <w:tcPrChange w:id="306" w:author="Xondamir Tojiboyev" w:date="2026-05-07T21:57:00Z" w16du:dateUtc="2026-05-07T16:57:00Z">
              <w:tcPr>
                <w:tcW w:w="3114" w:type="dxa"/>
              </w:tcPr>
            </w:tcPrChange>
          </w:tcPr>
          <w:p w14:paraId="418B4896" w14:textId="48897CF5" w:rsidR="000A61E4" w:rsidRPr="009A15C3" w:rsidDel="00B62875" w:rsidRDefault="000A61E4" w:rsidP="00444D6E">
            <w:pPr>
              <w:cnfStyle w:val="001000100000" w:firstRow="0" w:lastRow="0" w:firstColumn="1" w:lastColumn="0" w:oddVBand="0" w:evenVBand="0" w:oddHBand="1" w:evenHBand="0" w:firstRowFirstColumn="0" w:firstRowLastColumn="0" w:lastRowFirstColumn="0" w:lastRowLastColumn="0"/>
              <w:rPr>
                <w:del w:id="307" w:author="Xondamir Tojiboyev" w:date="2026-05-07T21:57:00Z" w16du:dateUtc="2026-05-07T16:57:00Z"/>
                <w:sz w:val="32"/>
                <w:szCs w:val="32"/>
                <w:lang w:val="en-US"/>
              </w:rPr>
            </w:pPr>
            <w:del w:id="308" w:author="Xondamir Tojiboyev" w:date="2026-05-07T21:57:00Z" w16du:dateUtc="2026-05-07T16:57:00Z">
              <w:r w:rsidRPr="009A15C3" w:rsidDel="00B62875">
                <w:rPr>
                  <w:sz w:val="32"/>
                  <w:szCs w:val="32"/>
                  <w:lang w:val="en-US"/>
                </w:rPr>
                <w:delText>Teran (tushunib)</w:delText>
              </w:r>
            </w:del>
          </w:p>
        </w:tc>
        <w:tc>
          <w:tcPr>
            <w:tcW w:w="3101" w:type="dxa"/>
            <w:tcPrChange w:id="309" w:author="Xondamir Tojiboyev" w:date="2026-05-07T21:57:00Z" w16du:dateUtc="2026-05-07T16:57:00Z">
              <w:tcPr>
                <w:tcW w:w="3115" w:type="dxa"/>
              </w:tcPr>
            </w:tcPrChange>
          </w:tcPr>
          <w:p w14:paraId="176C888C" w14:textId="5D8B9965" w:rsidR="000A61E4" w:rsidRPr="009A15C3" w:rsidDel="00B62875" w:rsidRDefault="000A61E4" w:rsidP="00444D6E">
            <w:pPr>
              <w:cnfStyle w:val="000000100000" w:firstRow="0" w:lastRow="0" w:firstColumn="0" w:lastColumn="0" w:oddVBand="0" w:evenVBand="0" w:oddHBand="1" w:evenHBand="0" w:firstRowFirstColumn="0" w:firstRowLastColumn="0" w:lastRowFirstColumn="0" w:lastRowLastColumn="0"/>
              <w:rPr>
                <w:del w:id="310" w:author="Xondamir Tojiboyev" w:date="2026-05-07T21:57:00Z" w16du:dateUtc="2026-05-07T16:57:00Z"/>
                <w:sz w:val="32"/>
                <w:szCs w:val="32"/>
                <w:lang w:val="en-US"/>
              </w:rPr>
            </w:pPr>
            <w:del w:id="311" w:author="Xondamir Tojiboyev" w:date="2026-05-07T21:57:00Z" w16du:dateUtc="2026-05-07T16:57:00Z">
              <w:r w:rsidRPr="009A15C3" w:rsidDel="00B62875">
                <w:rPr>
                  <w:sz w:val="32"/>
                  <w:szCs w:val="32"/>
                  <w:lang w:val="en-US"/>
                </w:rPr>
                <w:delText>Metafora (o’xshatish yo’li bilan)</w:delText>
              </w:r>
            </w:del>
          </w:p>
        </w:tc>
        <w:tc>
          <w:tcPr>
            <w:tcW w:w="3104" w:type="dxa"/>
            <w:tcPrChange w:id="312" w:author="Xondamir Tojiboyev" w:date="2026-05-07T21:57:00Z" w16du:dateUtc="2026-05-07T16:57:00Z">
              <w:tcPr>
                <w:tcW w:w="3115" w:type="dxa"/>
              </w:tcPr>
            </w:tcPrChange>
          </w:tcPr>
          <w:p w14:paraId="39BF2579" w14:textId="4F88A217" w:rsidR="000A61E4" w:rsidRPr="009A15C3" w:rsidDel="00B62875" w:rsidRDefault="000A61E4" w:rsidP="00444D6E">
            <w:pPr>
              <w:cnfStyle w:val="000000100000" w:firstRow="0" w:lastRow="0" w:firstColumn="0" w:lastColumn="0" w:oddVBand="0" w:evenVBand="0" w:oddHBand="1" w:evenHBand="0" w:firstRowFirstColumn="0" w:firstRowLastColumn="0" w:lastRowFirstColumn="0" w:lastRowLastColumn="0"/>
              <w:rPr>
                <w:del w:id="313" w:author="Xondamir Tojiboyev" w:date="2026-05-07T21:57:00Z" w16du:dateUtc="2026-05-07T16:57:00Z"/>
                <w:sz w:val="32"/>
                <w:szCs w:val="32"/>
                <w:lang w:val="en-US"/>
              </w:rPr>
            </w:pPr>
            <w:del w:id="314" w:author="Xondamir Tojiboyev" w:date="2026-05-07T21:57:00Z" w16du:dateUtc="2026-05-07T16:57:00Z">
              <w:r w:rsidRPr="009A15C3" w:rsidDel="00B62875">
                <w:rPr>
                  <w:sz w:val="32"/>
                  <w:szCs w:val="32"/>
                  <w:lang w:val="en-US"/>
                </w:rPr>
                <w:delText>Asli ma’nosi: suvning chuqurligi. Ko’chma ma’nosi: fikrning, tushunishning chuqurligi</w:delText>
              </w:r>
            </w:del>
          </w:p>
        </w:tc>
      </w:tr>
      <w:tr w:rsidR="000A61E4" w:rsidRPr="00175332" w:rsidDel="00B62875" w14:paraId="3B15FF9D" w14:textId="3C62523C" w:rsidTr="00B62875">
        <w:trPr>
          <w:del w:id="315" w:author="Xondamir Tojiboyev" w:date="2026-05-07T21:57:00Z"/>
        </w:trPr>
        <w:tc>
          <w:tcPr>
            <w:cnfStyle w:val="001000000000" w:firstRow="0" w:lastRow="0" w:firstColumn="1" w:lastColumn="0" w:oddVBand="0" w:evenVBand="0" w:oddHBand="0" w:evenHBand="0" w:firstRowFirstColumn="0" w:firstRowLastColumn="0" w:lastRowFirstColumn="0" w:lastRowLastColumn="0"/>
            <w:tcW w:w="3099" w:type="dxa"/>
            <w:tcPrChange w:id="316" w:author="Xondamir Tojiboyev" w:date="2026-05-07T21:57:00Z" w16du:dateUtc="2026-05-07T16:57:00Z">
              <w:tcPr>
                <w:tcW w:w="3114" w:type="dxa"/>
              </w:tcPr>
            </w:tcPrChange>
          </w:tcPr>
          <w:p w14:paraId="1C142250" w14:textId="0AC1A27F" w:rsidR="000A61E4" w:rsidRPr="009A15C3" w:rsidDel="00B62875" w:rsidRDefault="000A61E4" w:rsidP="00444D6E">
            <w:pPr>
              <w:rPr>
                <w:del w:id="317" w:author="Xondamir Tojiboyev" w:date="2026-05-07T21:57:00Z" w16du:dateUtc="2026-05-07T16:57:00Z"/>
                <w:sz w:val="32"/>
                <w:szCs w:val="32"/>
                <w:lang w:val="en-US"/>
              </w:rPr>
            </w:pPr>
            <w:del w:id="318" w:author="Xondamir Tojiboyev" w:date="2026-05-07T21:57:00Z" w16du:dateUtc="2026-05-07T16:57:00Z">
              <w:r w:rsidRPr="009A15C3" w:rsidDel="00B62875">
                <w:rPr>
                  <w:sz w:val="32"/>
                  <w:szCs w:val="32"/>
                  <w:lang w:val="en-US"/>
                </w:rPr>
                <w:delText>Tiniq (ovozda)</w:delText>
              </w:r>
            </w:del>
          </w:p>
        </w:tc>
        <w:tc>
          <w:tcPr>
            <w:tcW w:w="3101" w:type="dxa"/>
            <w:tcPrChange w:id="319" w:author="Xondamir Tojiboyev" w:date="2026-05-07T21:57:00Z" w16du:dateUtc="2026-05-07T16:57:00Z">
              <w:tcPr>
                <w:tcW w:w="3115" w:type="dxa"/>
              </w:tcPr>
            </w:tcPrChange>
          </w:tcPr>
          <w:p w14:paraId="4B752450" w14:textId="41839011" w:rsidR="000A61E4" w:rsidRPr="009A15C3" w:rsidDel="00B62875" w:rsidRDefault="000A61E4" w:rsidP="00444D6E">
            <w:pPr>
              <w:cnfStyle w:val="000000000000" w:firstRow="0" w:lastRow="0" w:firstColumn="0" w:lastColumn="0" w:oddVBand="0" w:evenVBand="0" w:oddHBand="0" w:evenHBand="0" w:firstRowFirstColumn="0" w:firstRowLastColumn="0" w:lastRowFirstColumn="0" w:lastRowLastColumn="0"/>
              <w:rPr>
                <w:del w:id="320" w:author="Xondamir Tojiboyev" w:date="2026-05-07T21:57:00Z" w16du:dateUtc="2026-05-07T16:57:00Z"/>
                <w:sz w:val="32"/>
                <w:szCs w:val="32"/>
                <w:lang w:val="en-US"/>
              </w:rPr>
            </w:pPr>
            <w:del w:id="321" w:author="Xondamir Tojiboyev" w:date="2026-05-07T21:57:00Z" w16du:dateUtc="2026-05-07T16:57:00Z">
              <w:r w:rsidRPr="009A15C3" w:rsidDel="00B62875">
                <w:rPr>
                  <w:sz w:val="32"/>
                  <w:szCs w:val="32"/>
                  <w:lang w:val="en-US"/>
                </w:rPr>
                <w:delText>Metafora</w:delText>
              </w:r>
            </w:del>
          </w:p>
        </w:tc>
        <w:tc>
          <w:tcPr>
            <w:tcW w:w="3104" w:type="dxa"/>
            <w:tcPrChange w:id="322" w:author="Xondamir Tojiboyev" w:date="2026-05-07T21:57:00Z" w16du:dateUtc="2026-05-07T16:57:00Z">
              <w:tcPr>
                <w:tcW w:w="3115" w:type="dxa"/>
              </w:tcPr>
            </w:tcPrChange>
          </w:tcPr>
          <w:p w14:paraId="67FEF550" w14:textId="6F3AC346" w:rsidR="000A61E4" w:rsidRPr="009A15C3" w:rsidDel="00B62875" w:rsidRDefault="000A61E4" w:rsidP="00444D6E">
            <w:pPr>
              <w:cnfStyle w:val="000000000000" w:firstRow="0" w:lastRow="0" w:firstColumn="0" w:lastColumn="0" w:oddVBand="0" w:evenVBand="0" w:oddHBand="0" w:evenHBand="0" w:firstRowFirstColumn="0" w:firstRowLastColumn="0" w:lastRowFirstColumn="0" w:lastRowLastColumn="0"/>
              <w:rPr>
                <w:del w:id="323" w:author="Xondamir Tojiboyev" w:date="2026-05-07T21:57:00Z" w16du:dateUtc="2026-05-07T16:57:00Z"/>
                <w:sz w:val="32"/>
                <w:szCs w:val="32"/>
                <w:lang w:val="en-US"/>
              </w:rPr>
            </w:pPr>
            <w:del w:id="324" w:author="Xondamir Tojiboyev" w:date="2026-05-07T21:57:00Z" w16du:dateUtc="2026-05-07T16:57:00Z">
              <w:r w:rsidRPr="009A15C3" w:rsidDel="00B62875">
                <w:rPr>
                  <w:sz w:val="32"/>
                  <w:szCs w:val="32"/>
                  <w:lang w:val="en-US"/>
                </w:rPr>
                <w:delText>Asl ma'nosi: suvning tiniqligi. Ko'chma ma'nosi: ovozning sofligi, ravshanligi</w:delText>
              </w:r>
            </w:del>
          </w:p>
        </w:tc>
      </w:tr>
      <w:tr w:rsidR="000A61E4" w:rsidRPr="00175332" w:rsidDel="00B62875" w14:paraId="786564DA" w14:textId="4119F95A" w:rsidTr="00B62875">
        <w:trPr>
          <w:cnfStyle w:val="000000100000" w:firstRow="0" w:lastRow="0" w:firstColumn="0" w:lastColumn="0" w:oddVBand="0" w:evenVBand="0" w:oddHBand="1" w:evenHBand="0" w:firstRowFirstColumn="0" w:firstRowLastColumn="0" w:lastRowFirstColumn="0" w:lastRowLastColumn="0"/>
          <w:del w:id="325" w:author="Xondamir Tojiboyev" w:date="2026-05-07T21:57:00Z"/>
        </w:trPr>
        <w:tc>
          <w:tcPr>
            <w:cnfStyle w:val="001000000000" w:firstRow="0" w:lastRow="0" w:firstColumn="1" w:lastColumn="0" w:oddVBand="0" w:evenVBand="0" w:oddHBand="0" w:evenHBand="0" w:firstRowFirstColumn="0" w:firstRowLastColumn="0" w:lastRowFirstColumn="0" w:lastRowLastColumn="0"/>
            <w:tcW w:w="3099" w:type="dxa"/>
            <w:tcPrChange w:id="326" w:author="Xondamir Tojiboyev" w:date="2026-05-07T21:57:00Z" w16du:dateUtc="2026-05-07T16:57:00Z">
              <w:tcPr>
                <w:tcW w:w="3114" w:type="dxa"/>
              </w:tcPr>
            </w:tcPrChange>
          </w:tcPr>
          <w:p w14:paraId="55FC060C" w14:textId="22F9A0BD" w:rsidR="000A61E4" w:rsidRPr="009A15C3" w:rsidDel="00B62875" w:rsidRDefault="000A61E4" w:rsidP="00444D6E">
            <w:pPr>
              <w:cnfStyle w:val="001000100000" w:firstRow="0" w:lastRow="0" w:firstColumn="1" w:lastColumn="0" w:oddVBand="0" w:evenVBand="0" w:oddHBand="1" w:evenHBand="0" w:firstRowFirstColumn="0" w:firstRowLastColumn="0" w:lastRowFirstColumn="0" w:lastRowLastColumn="0"/>
              <w:rPr>
                <w:del w:id="327" w:author="Xondamir Tojiboyev" w:date="2026-05-07T21:57:00Z" w16du:dateUtc="2026-05-07T16:57:00Z"/>
                <w:sz w:val="32"/>
                <w:szCs w:val="32"/>
                <w:lang w:val="en-US"/>
              </w:rPr>
            </w:pPr>
            <w:del w:id="328" w:author="Xondamir Tojiboyev" w:date="2026-05-07T21:57:00Z" w16du:dateUtc="2026-05-07T16:57:00Z">
              <w:r w:rsidRPr="00B62875" w:rsidDel="00B62875">
                <w:rPr>
                  <w:sz w:val="32"/>
                  <w:szCs w:val="32"/>
                  <w:lang w:val="en-US"/>
                  <w:rPrChange w:id="329" w:author="Xondamir Tojiboyev" w:date="2026-05-07T21:57:00Z" w16du:dateUtc="2026-05-07T16:57:00Z">
                    <w:rPr>
                      <w:sz w:val="32"/>
                      <w:szCs w:val="32"/>
                    </w:rPr>
                  </w:rPrChange>
                </w:rPr>
                <w:delText>Temir (daftari)</w:delText>
              </w:r>
            </w:del>
          </w:p>
        </w:tc>
        <w:tc>
          <w:tcPr>
            <w:tcW w:w="3101" w:type="dxa"/>
            <w:tcPrChange w:id="330" w:author="Xondamir Tojiboyev" w:date="2026-05-07T21:57:00Z" w16du:dateUtc="2026-05-07T16:57:00Z">
              <w:tcPr>
                <w:tcW w:w="3115" w:type="dxa"/>
              </w:tcPr>
            </w:tcPrChange>
          </w:tcPr>
          <w:p w14:paraId="4080D64C" w14:textId="5D983D70" w:rsidR="000A61E4" w:rsidRPr="009A15C3" w:rsidDel="00B62875" w:rsidRDefault="000A61E4" w:rsidP="00444D6E">
            <w:pPr>
              <w:cnfStyle w:val="000000100000" w:firstRow="0" w:lastRow="0" w:firstColumn="0" w:lastColumn="0" w:oddVBand="0" w:evenVBand="0" w:oddHBand="1" w:evenHBand="0" w:firstRowFirstColumn="0" w:firstRowLastColumn="0" w:lastRowFirstColumn="0" w:lastRowLastColumn="0"/>
              <w:rPr>
                <w:del w:id="331" w:author="Xondamir Tojiboyev" w:date="2026-05-07T21:57:00Z" w16du:dateUtc="2026-05-07T16:57:00Z"/>
                <w:sz w:val="32"/>
                <w:szCs w:val="32"/>
                <w:lang w:val="en-US"/>
              </w:rPr>
            </w:pPr>
            <w:del w:id="332" w:author="Xondamir Tojiboyev" w:date="2026-05-07T21:57:00Z" w16du:dateUtc="2026-05-07T16:57:00Z">
              <w:r w:rsidRPr="00B62875" w:rsidDel="00B62875">
                <w:rPr>
                  <w:sz w:val="32"/>
                  <w:szCs w:val="32"/>
                  <w:lang w:val="en-US"/>
                  <w:rPrChange w:id="333" w:author="Xondamir Tojiboyev" w:date="2026-05-07T21:57:00Z" w16du:dateUtc="2026-05-07T16:57:00Z">
                    <w:rPr>
                      <w:sz w:val="32"/>
                      <w:szCs w:val="32"/>
                    </w:rPr>
                  </w:rPrChange>
                </w:rPr>
                <w:delText>Metafora</w:delText>
              </w:r>
            </w:del>
          </w:p>
        </w:tc>
        <w:tc>
          <w:tcPr>
            <w:tcW w:w="3104" w:type="dxa"/>
            <w:tcPrChange w:id="334" w:author="Xondamir Tojiboyev" w:date="2026-05-07T21:57:00Z" w16du:dateUtc="2026-05-07T16:57:00Z">
              <w:tcPr>
                <w:tcW w:w="3115" w:type="dxa"/>
              </w:tcPr>
            </w:tcPrChange>
          </w:tcPr>
          <w:p w14:paraId="29A9F694" w14:textId="3479D62B" w:rsidR="000A61E4" w:rsidRPr="009A15C3" w:rsidDel="00B62875" w:rsidRDefault="000A61E4" w:rsidP="00444D6E">
            <w:pPr>
              <w:cnfStyle w:val="000000100000" w:firstRow="0" w:lastRow="0" w:firstColumn="0" w:lastColumn="0" w:oddVBand="0" w:evenVBand="0" w:oddHBand="1" w:evenHBand="0" w:firstRowFirstColumn="0" w:firstRowLastColumn="0" w:lastRowFirstColumn="0" w:lastRowLastColumn="0"/>
              <w:rPr>
                <w:del w:id="335" w:author="Xondamir Tojiboyev" w:date="2026-05-07T21:57:00Z" w16du:dateUtc="2026-05-07T16:57:00Z"/>
                <w:sz w:val="32"/>
                <w:szCs w:val="32"/>
                <w:lang w:val="en-US"/>
              </w:rPr>
            </w:pPr>
            <w:del w:id="336" w:author="Xondamir Tojiboyev" w:date="2026-05-07T21:57:00Z" w16du:dateUtc="2026-05-07T16:57:00Z">
              <w:r w:rsidRPr="009A15C3" w:rsidDel="00B62875">
                <w:rPr>
                  <w:sz w:val="32"/>
                  <w:szCs w:val="32"/>
                  <w:lang w:val="en-US"/>
                </w:rPr>
                <w:delText>Asl ma'nosi: metal. Ko'chma ma'nosi: mustahkam, o'zgarmas, ishonchli</w:delText>
              </w:r>
            </w:del>
          </w:p>
        </w:tc>
      </w:tr>
      <w:tr w:rsidR="000A61E4" w:rsidRPr="00175332" w:rsidDel="00B62875" w14:paraId="7D95358C" w14:textId="290FA1C7" w:rsidTr="00B62875">
        <w:trPr>
          <w:del w:id="337" w:author="Xondamir Tojiboyev" w:date="2026-05-07T21:57:00Z"/>
        </w:trPr>
        <w:tc>
          <w:tcPr>
            <w:cnfStyle w:val="001000000000" w:firstRow="0" w:lastRow="0" w:firstColumn="1" w:lastColumn="0" w:oddVBand="0" w:evenVBand="0" w:oddHBand="0" w:evenHBand="0" w:firstRowFirstColumn="0" w:firstRowLastColumn="0" w:lastRowFirstColumn="0" w:lastRowLastColumn="0"/>
            <w:tcW w:w="3099" w:type="dxa"/>
            <w:tcPrChange w:id="338" w:author="Xondamir Tojiboyev" w:date="2026-05-07T21:57:00Z" w16du:dateUtc="2026-05-07T16:57:00Z">
              <w:tcPr>
                <w:tcW w:w="3114" w:type="dxa"/>
              </w:tcPr>
            </w:tcPrChange>
          </w:tcPr>
          <w:p w14:paraId="64DAFE46" w14:textId="1C7FC159" w:rsidR="000A61E4" w:rsidRPr="009A15C3" w:rsidDel="00B62875" w:rsidRDefault="000A61E4" w:rsidP="00444D6E">
            <w:pPr>
              <w:rPr>
                <w:del w:id="339" w:author="Xondamir Tojiboyev" w:date="2026-05-07T21:57:00Z" w16du:dateUtc="2026-05-07T16:57:00Z"/>
                <w:sz w:val="32"/>
                <w:szCs w:val="32"/>
                <w:lang w:val="en-US"/>
              </w:rPr>
            </w:pPr>
            <w:del w:id="340" w:author="Xondamir Tojiboyev" w:date="2026-05-07T21:57:00Z" w16du:dateUtc="2026-05-07T16:57:00Z">
              <w:r w:rsidRPr="00B62875" w:rsidDel="00B62875">
                <w:rPr>
                  <w:sz w:val="32"/>
                  <w:szCs w:val="32"/>
                  <w:lang w:val="en-US"/>
                  <w:rPrChange w:id="341" w:author="Xondamir Tojiboyev" w:date="2026-05-07T21:57:00Z" w16du:dateUtc="2026-05-07T16:57:00Z">
                    <w:rPr>
                      <w:sz w:val="32"/>
                      <w:szCs w:val="32"/>
                    </w:rPr>
                  </w:rPrChange>
                </w:rPr>
                <w:delText>Qo'li qisqa</w:delText>
              </w:r>
            </w:del>
          </w:p>
        </w:tc>
        <w:tc>
          <w:tcPr>
            <w:tcW w:w="3101" w:type="dxa"/>
            <w:tcPrChange w:id="342" w:author="Xondamir Tojiboyev" w:date="2026-05-07T21:57:00Z" w16du:dateUtc="2026-05-07T16:57:00Z">
              <w:tcPr>
                <w:tcW w:w="3115" w:type="dxa"/>
              </w:tcPr>
            </w:tcPrChange>
          </w:tcPr>
          <w:p w14:paraId="40599FAB" w14:textId="6C292A07" w:rsidR="000A61E4" w:rsidRPr="009A15C3" w:rsidDel="00B62875" w:rsidRDefault="000A61E4" w:rsidP="00444D6E">
            <w:pPr>
              <w:cnfStyle w:val="000000000000" w:firstRow="0" w:lastRow="0" w:firstColumn="0" w:lastColumn="0" w:oddVBand="0" w:evenVBand="0" w:oddHBand="0" w:evenHBand="0" w:firstRowFirstColumn="0" w:firstRowLastColumn="0" w:lastRowFirstColumn="0" w:lastRowLastColumn="0"/>
              <w:rPr>
                <w:del w:id="343" w:author="Xondamir Tojiboyev" w:date="2026-05-07T21:57:00Z" w16du:dateUtc="2026-05-07T16:57:00Z"/>
                <w:sz w:val="32"/>
                <w:szCs w:val="32"/>
                <w:lang w:val="en-US"/>
              </w:rPr>
            </w:pPr>
            <w:del w:id="344" w:author="Xondamir Tojiboyev" w:date="2026-05-07T21:57:00Z" w16du:dateUtc="2026-05-07T16:57:00Z">
              <w:r w:rsidRPr="00B62875" w:rsidDel="00B62875">
                <w:rPr>
                  <w:sz w:val="32"/>
                  <w:szCs w:val="32"/>
                  <w:lang w:val="en-US"/>
                  <w:rPrChange w:id="345" w:author="Xondamir Tojiboyev" w:date="2026-05-07T21:57:00Z" w16du:dateUtc="2026-05-07T16:57:00Z">
                    <w:rPr>
                      <w:sz w:val="32"/>
                      <w:szCs w:val="32"/>
                    </w:rPr>
                  </w:rPrChange>
                </w:rPr>
                <w:delText>Metonimiya (belgi orqali ko'chish)</w:delText>
              </w:r>
            </w:del>
          </w:p>
        </w:tc>
        <w:tc>
          <w:tcPr>
            <w:tcW w:w="3104" w:type="dxa"/>
            <w:tcPrChange w:id="346" w:author="Xondamir Tojiboyev" w:date="2026-05-07T21:57:00Z" w16du:dateUtc="2026-05-07T16:57:00Z">
              <w:tcPr>
                <w:tcW w:w="3115" w:type="dxa"/>
              </w:tcPr>
            </w:tcPrChange>
          </w:tcPr>
          <w:p w14:paraId="494F2D99" w14:textId="023E3F50" w:rsidR="000A61E4" w:rsidRPr="009A15C3" w:rsidDel="00B62875" w:rsidRDefault="000A61E4" w:rsidP="00444D6E">
            <w:pPr>
              <w:cnfStyle w:val="000000000000" w:firstRow="0" w:lastRow="0" w:firstColumn="0" w:lastColumn="0" w:oddVBand="0" w:evenVBand="0" w:oddHBand="0" w:evenHBand="0" w:firstRowFirstColumn="0" w:firstRowLastColumn="0" w:lastRowFirstColumn="0" w:lastRowLastColumn="0"/>
              <w:rPr>
                <w:del w:id="347" w:author="Xondamir Tojiboyev" w:date="2026-05-07T21:57:00Z" w16du:dateUtc="2026-05-07T16:57:00Z"/>
                <w:sz w:val="32"/>
                <w:szCs w:val="32"/>
                <w:lang w:val="en-US"/>
              </w:rPr>
            </w:pPr>
            <w:del w:id="348" w:author="Xondamir Tojiboyev" w:date="2026-05-07T21:57:00Z" w16du:dateUtc="2026-05-07T16:57:00Z">
              <w:r w:rsidRPr="009A15C3" w:rsidDel="00B62875">
                <w:rPr>
                  <w:sz w:val="32"/>
                  <w:szCs w:val="32"/>
                  <w:lang w:val="en-US"/>
                </w:rPr>
                <w:delText>Asl ma'nosi: qo'lning uzun-qisqaligi. Ko'chma ma'nosi: moddiy ahvolning nochorligi</w:delText>
              </w:r>
            </w:del>
          </w:p>
        </w:tc>
      </w:tr>
    </w:tbl>
    <w:p w14:paraId="339F6AC1" w14:textId="16678A96" w:rsidR="00444D6E" w:rsidDel="00B62875" w:rsidRDefault="00444D6E" w:rsidP="000A61E4">
      <w:pPr>
        <w:rPr>
          <w:del w:id="349" w:author="Xondamir Tojiboyev" w:date="2026-05-07T21:57:00Z" w16du:dateUtc="2026-05-07T16:57:00Z"/>
          <w:b/>
          <w:bCs/>
          <w:lang w:val="en-US"/>
        </w:rPr>
      </w:pPr>
    </w:p>
    <w:p w14:paraId="16F596EC" w14:textId="77777777" w:rsidR="009A15C3" w:rsidDel="00B62875" w:rsidRDefault="009A15C3" w:rsidP="000A61E4">
      <w:pPr>
        <w:rPr>
          <w:del w:id="350" w:author="Xondamir Tojiboyev" w:date="2026-05-07T21:57:00Z" w16du:dateUtc="2026-05-07T16:57:00Z"/>
          <w:b/>
          <w:bCs/>
          <w:lang w:val="en-US"/>
        </w:rPr>
      </w:pPr>
    </w:p>
    <w:p w14:paraId="49922FB3" w14:textId="31356857" w:rsidR="009A15C3" w:rsidRPr="00F83A59" w:rsidDel="00B62875" w:rsidRDefault="009A15C3" w:rsidP="009A15C3">
      <w:pPr>
        <w:pStyle w:val="Heading1"/>
        <w:rPr>
          <w:del w:id="351" w:author="Xondamir Tojiboyev" w:date="2026-05-07T21:57:00Z" w16du:dateUtc="2026-05-07T16:57:00Z"/>
          <w:b/>
          <w:bCs/>
          <w:u w:val="single"/>
          <w:lang w:val="en-US"/>
        </w:rPr>
      </w:pPr>
    </w:p>
    <w:p w14:paraId="42219C5F" w14:textId="77777777" w:rsidR="00003588" w:rsidRPr="00F83A59" w:rsidRDefault="00003588" w:rsidP="00672766">
      <w:pPr>
        <w:pStyle w:val="Heading1"/>
        <w:jc w:val="center"/>
        <w:rPr>
          <w:ins w:id="352" w:author="Xondamir Tojiboyev" w:date="2026-05-07T21:58:00Z" w16du:dateUtc="2026-05-07T16:58:00Z"/>
          <w:b/>
          <w:bCs/>
          <w:u w:val="single"/>
          <w:lang w:val="en-US"/>
          <w:rPrChange w:id="353" w:author="Xondamir Tojiboyev" w:date="2026-05-07T22:13:00Z" w16du:dateUtc="2026-05-07T17:13:00Z">
            <w:rPr>
              <w:ins w:id="354" w:author="Xondamir Tojiboyev" w:date="2026-05-07T21:58:00Z" w16du:dateUtc="2026-05-07T16:58:00Z"/>
              <w:b/>
              <w:bCs/>
              <w:u w:val="single"/>
            </w:rPr>
          </w:rPrChange>
        </w:rPr>
      </w:pPr>
    </w:p>
    <w:p w14:paraId="20A7619C" w14:textId="4553FD1A" w:rsidR="009A15C3" w:rsidRDefault="00C94494">
      <w:pPr>
        <w:pStyle w:val="Heading1"/>
        <w:ind w:firstLine="708"/>
        <w:jc w:val="center"/>
        <w:rPr>
          <w:b/>
          <w:bCs/>
          <w:u w:val="single"/>
          <w:lang w:val="en-US"/>
        </w:rPr>
        <w:pPrChange w:id="355" w:author="Xondamir Tojiboyev" w:date="2026-05-07T21:59:00Z" w16du:dateUtc="2026-05-07T16:59:00Z">
          <w:pPr>
            <w:pStyle w:val="Heading1"/>
            <w:jc w:val="center"/>
          </w:pPr>
        </w:pPrChange>
      </w:pPr>
      <w:r>
        <w:rPr>
          <w:b/>
          <w:bCs/>
          <w:u w:val="single"/>
          <w:lang w:val="en-US"/>
        </w:rPr>
        <w:t xml:space="preserve">Beshinchi </w:t>
      </w:r>
      <w:r w:rsidR="009A15C3">
        <w:rPr>
          <w:b/>
          <w:bCs/>
          <w:u w:val="single"/>
          <w:lang w:val="en-US"/>
        </w:rPr>
        <w:t>mustaqil ishi</w:t>
      </w:r>
    </w:p>
    <w:p w14:paraId="79FBF6A7" w14:textId="77777777" w:rsidR="00831207" w:rsidRPr="00831207" w:rsidRDefault="00831207" w:rsidP="00831207">
      <w:pPr>
        <w:rPr>
          <w:lang w:val="en-US"/>
        </w:rPr>
      </w:pPr>
    </w:p>
    <w:p w14:paraId="4613CF62" w14:textId="2C271581" w:rsidR="00831207" w:rsidRPr="00831207" w:rsidRDefault="00831207" w:rsidP="00831207">
      <w:pPr>
        <w:rPr>
          <w:b/>
          <w:bCs/>
          <w:sz w:val="34"/>
          <w:szCs w:val="28"/>
          <w:lang w:val="en-US"/>
        </w:rPr>
      </w:pPr>
      <w:r w:rsidRPr="00831207">
        <w:rPr>
          <w:rFonts w:ascii="Segoe UI Emoji" w:hAnsi="Segoe UI Emoji" w:cs="Segoe UI Emoji"/>
          <w:b/>
          <w:bCs/>
          <w:sz w:val="34"/>
          <w:szCs w:val="28"/>
        </w:rPr>
        <w:t>📌</w:t>
      </w:r>
      <w:r w:rsidRPr="00831207">
        <w:rPr>
          <w:b/>
          <w:bCs/>
          <w:sz w:val="34"/>
          <w:szCs w:val="28"/>
          <w:lang w:val="en-US"/>
        </w:rPr>
        <w:t xml:space="preserve"> Matnning bosh maqsadi</w:t>
      </w:r>
    </w:p>
    <w:p w14:paraId="0107AC1C" w14:textId="7417F8DF" w:rsidR="00831207" w:rsidRPr="00831207" w:rsidDel="008B5745" w:rsidRDefault="008B5745" w:rsidP="00831207">
      <w:pPr>
        <w:rPr>
          <w:del w:id="356" w:author="Xondamir Tojiboyev" w:date="2026-05-07T22:03:00Z" w16du:dateUtc="2026-05-07T17:03:00Z"/>
          <w:sz w:val="34"/>
          <w:szCs w:val="28"/>
          <w:lang w:val="en-US"/>
        </w:rPr>
      </w:pPr>
      <w:ins w:id="357" w:author="Xondamir Tojiboyev" w:date="2026-05-07T22:04:00Z">
        <w:r w:rsidRPr="008B5745">
          <w:rPr>
            <w:sz w:val="34"/>
            <w:szCs w:val="28"/>
            <w:lang w:val="en-US"/>
            <w:rPrChange w:id="358" w:author="Xondamir Tojiboyev" w:date="2026-05-07T22:04:00Z" w16du:dateUtc="2026-05-07T17:04:00Z">
              <w:rPr>
                <w:sz w:val="34"/>
                <w:szCs w:val="28"/>
              </w:rPr>
            </w:rPrChange>
          </w:rPr>
          <w:t xml:space="preserve">Matnning bosh maqsadi — </w:t>
        </w:r>
        <w:r w:rsidRPr="008B5745">
          <w:rPr>
            <w:b/>
            <w:bCs/>
            <w:sz w:val="34"/>
            <w:szCs w:val="28"/>
            <w:lang w:val="en-US"/>
            <w:rPrChange w:id="359" w:author="Xondamir Tojiboyev" w:date="2026-05-07T22:04:00Z" w16du:dateUtc="2026-05-07T17:04:00Z">
              <w:rPr>
                <w:b/>
                <w:bCs/>
                <w:sz w:val="34"/>
                <w:szCs w:val="28"/>
              </w:rPr>
            </w:rPrChange>
          </w:rPr>
          <w:t>shukrona tuyg'usini tarbiyalash</w:t>
        </w:r>
        <w:r w:rsidRPr="008B5745">
          <w:rPr>
            <w:sz w:val="34"/>
            <w:szCs w:val="28"/>
            <w:lang w:val="en-US"/>
            <w:rPrChange w:id="360" w:author="Xondamir Tojiboyev" w:date="2026-05-07T22:04:00Z" w16du:dateUtc="2026-05-07T17:04:00Z">
              <w:rPr>
                <w:sz w:val="34"/>
                <w:szCs w:val="28"/>
              </w:rPr>
            </w:rPrChange>
          </w:rPr>
          <w:t xml:space="preserve">. Inson o'zida mavjud ne'matlarni ko'rmay, yo'g'iga noliyveradi. Yo'lovchi savdolashuvi orqali faqirga — va o'quvchiga — shuni anglatadi: </w:t>
        </w:r>
        <w:r w:rsidRPr="008B5745">
          <w:rPr>
            <w:b/>
            <w:bCs/>
            <w:sz w:val="34"/>
            <w:szCs w:val="28"/>
            <w:lang w:val="en-US"/>
            <w:rPrChange w:id="361" w:author="Xondamir Tojiboyev" w:date="2026-05-07T22:04:00Z" w16du:dateUtc="2026-05-07T17:04:00Z">
              <w:rPr>
                <w:b/>
                <w:bCs/>
                <w:sz w:val="34"/>
                <w:szCs w:val="28"/>
              </w:rPr>
            </w:rPrChange>
          </w:rPr>
          <w:t>ko'z, qo'l, barmog'ingni hech qanday pul evaziga bermasang, demak sen allaqachon boysan.</w:t>
        </w:r>
        <w:r w:rsidRPr="008B5745">
          <w:rPr>
            <w:sz w:val="34"/>
            <w:szCs w:val="28"/>
            <w:lang w:val="en-US"/>
            <w:rPrChange w:id="362" w:author="Xondamir Tojiboyev" w:date="2026-05-07T22:04:00Z" w16du:dateUtc="2026-05-07T17:04:00Z">
              <w:rPr>
                <w:sz w:val="34"/>
                <w:szCs w:val="28"/>
              </w:rPr>
            </w:rPrChange>
          </w:rPr>
          <w:t xml:space="preserve"> </w:t>
        </w:r>
        <w:r w:rsidRPr="00F83A59">
          <w:rPr>
            <w:sz w:val="34"/>
            <w:szCs w:val="28"/>
            <w:lang w:val="en-US"/>
            <w:rPrChange w:id="363" w:author="Xondamir Tojiboyev" w:date="2026-05-07T22:13:00Z" w16du:dateUtc="2026-05-07T17:13:00Z">
              <w:rPr>
                <w:sz w:val="34"/>
                <w:szCs w:val="28"/>
              </w:rPr>
            </w:rPrChange>
          </w:rPr>
          <w:t>Alloh bergan sog'lik va aql-idrok eng ulug' ne'matdir.</w:t>
        </w:r>
      </w:ins>
      <w:del w:id="364" w:author="Xondamir Tojiboyev" w:date="2026-05-07T22:03:00Z" w16du:dateUtc="2026-05-07T17:03:00Z">
        <w:r w:rsidR="00831207" w:rsidRPr="00831207" w:rsidDel="008B5745">
          <w:rPr>
            <w:sz w:val="34"/>
            <w:szCs w:val="28"/>
            <w:lang w:val="en-US"/>
          </w:rPr>
          <w:delText xml:space="preserve">Matnning bosh maqsadi — </w:delText>
        </w:r>
        <w:r w:rsidR="00831207" w:rsidRPr="00831207" w:rsidDel="008B5745">
          <w:rPr>
            <w:b/>
            <w:bCs/>
            <w:sz w:val="34"/>
            <w:szCs w:val="28"/>
            <w:lang w:val="en-US"/>
          </w:rPr>
          <w:delText>shukrona tuyg'usini tarbiyalash</w:delText>
        </w:r>
        <w:r w:rsidR="00831207" w:rsidRPr="00831207" w:rsidDel="008B5745">
          <w:rPr>
            <w:sz w:val="34"/>
            <w:szCs w:val="28"/>
            <w:lang w:val="en-US"/>
          </w:rPr>
          <w:delText>. Ya'ni, inson o'zida yo'q narsaga nolimay, borida bor ne'matlarga — sog'lik, aql, to'rt much — shukr qilishi kerakligini anglatishdir.</w:delText>
        </w:r>
      </w:del>
    </w:p>
    <w:p w14:paraId="1E6268EB" w14:textId="5984ECB5" w:rsidR="00831207" w:rsidRPr="00831207" w:rsidDel="008B5745" w:rsidRDefault="00831207" w:rsidP="00831207">
      <w:pPr>
        <w:rPr>
          <w:del w:id="365" w:author="Xondamir Tojiboyev" w:date="2026-05-07T22:03:00Z" w16du:dateUtc="2026-05-07T17:03:00Z"/>
          <w:sz w:val="34"/>
          <w:szCs w:val="28"/>
          <w:lang w:val="en-US"/>
        </w:rPr>
      </w:pPr>
      <w:del w:id="366" w:author="Xondamir Tojiboyev" w:date="2026-05-07T22:03:00Z" w16du:dateUtc="2026-05-07T17:03:00Z">
        <w:r w:rsidRPr="00831207" w:rsidDel="008B5745">
          <w:rPr>
            <w:sz w:val="34"/>
            <w:szCs w:val="28"/>
            <w:lang w:val="en-US"/>
          </w:rPr>
          <w:delText xml:space="preserve">Muallif yo'lovchi timsolida hikmatli bir usul qo'llaydi: faqirga uning o'z tiliga — savdo tiliga murojaat qilib, ko'z, qo'l, barmoq kabi a'zolarining qiymatini his ettiradi. Shunda faqir o'zi bilmagan holda </w:delText>
        </w:r>
        <w:r w:rsidRPr="00831207" w:rsidDel="008B5745">
          <w:rPr>
            <w:b/>
            <w:bCs/>
            <w:sz w:val="34"/>
            <w:szCs w:val="28"/>
            <w:lang w:val="en-US"/>
          </w:rPr>
          <w:delText>aslida boy ekanini</w:delText>
        </w:r>
        <w:r w:rsidRPr="00831207" w:rsidDel="008B5745">
          <w:rPr>
            <w:sz w:val="34"/>
            <w:szCs w:val="28"/>
            <w:lang w:val="en-US"/>
          </w:rPr>
          <w:delText xml:space="preserve"> anglaydi.</w:delText>
        </w:r>
      </w:del>
    </w:p>
    <w:p w14:paraId="1B013867" w14:textId="72B7111A" w:rsidR="00831207" w:rsidRPr="00831207" w:rsidDel="008B5745" w:rsidRDefault="00831207" w:rsidP="00831207">
      <w:pPr>
        <w:rPr>
          <w:del w:id="367" w:author="Xondamir Tojiboyev" w:date="2026-05-07T22:04:00Z" w16du:dateUtc="2026-05-07T17:04:00Z"/>
          <w:sz w:val="34"/>
          <w:szCs w:val="28"/>
          <w:lang w:val="en-US"/>
        </w:rPr>
      </w:pPr>
    </w:p>
    <w:p w14:paraId="07EDC4C2" w14:textId="77777777" w:rsidR="00831207" w:rsidRDefault="00831207" w:rsidP="00831207">
      <w:pPr>
        <w:rPr>
          <w:sz w:val="34"/>
          <w:szCs w:val="28"/>
          <w:lang w:val="en-US"/>
        </w:rPr>
      </w:pPr>
    </w:p>
    <w:p w14:paraId="717A1A96" w14:textId="77777777" w:rsidR="00831207" w:rsidRDefault="00831207" w:rsidP="00831207">
      <w:pPr>
        <w:rPr>
          <w:ins w:id="368" w:author="Xondamir Tojiboyev" w:date="2026-05-07T22:05:00Z" w16du:dateUtc="2026-05-07T17:05:00Z"/>
          <w:sz w:val="34"/>
          <w:szCs w:val="28"/>
          <w:lang w:val="en-US"/>
        </w:rPr>
      </w:pPr>
    </w:p>
    <w:p w14:paraId="53834FD8" w14:textId="77777777" w:rsidR="008B5745" w:rsidRDefault="008B5745" w:rsidP="00831207">
      <w:pPr>
        <w:rPr>
          <w:ins w:id="369" w:author="Xondamir Tojiboyev" w:date="2026-05-07T22:05:00Z" w16du:dateUtc="2026-05-07T17:05:00Z"/>
          <w:sz w:val="34"/>
          <w:szCs w:val="28"/>
          <w:lang w:val="en-US"/>
        </w:rPr>
      </w:pPr>
    </w:p>
    <w:p w14:paraId="4B6F5E15" w14:textId="77777777" w:rsidR="008B5745" w:rsidRDefault="008B5745" w:rsidP="00831207">
      <w:pPr>
        <w:rPr>
          <w:ins w:id="370" w:author="Xondamir Tojiboyev" w:date="2026-05-07T22:05:00Z" w16du:dateUtc="2026-05-07T17:05:00Z"/>
          <w:sz w:val="34"/>
          <w:szCs w:val="28"/>
          <w:lang w:val="en-US"/>
        </w:rPr>
      </w:pPr>
    </w:p>
    <w:p w14:paraId="4838A7ED" w14:textId="77777777" w:rsidR="008B5745" w:rsidRDefault="008B5745" w:rsidP="00831207">
      <w:pPr>
        <w:rPr>
          <w:sz w:val="34"/>
          <w:szCs w:val="28"/>
          <w:lang w:val="en-US"/>
        </w:rPr>
      </w:pPr>
    </w:p>
    <w:p w14:paraId="5B630696" w14:textId="77777777" w:rsidR="00831207" w:rsidRDefault="00831207" w:rsidP="00831207">
      <w:pPr>
        <w:rPr>
          <w:sz w:val="34"/>
          <w:szCs w:val="28"/>
          <w:lang w:val="en-US"/>
        </w:rPr>
      </w:pPr>
    </w:p>
    <w:p w14:paraId="0F57B96B" w14:textId="77777777" w:rsidR="008B5745" w:rsidRPr="00F83A59" w:rsidRDefault="008B5745" w:rsidP="008B5745">
      <w:pPr>
        <w:rPr>
          <w:ins w:id="371" w:author="Xondamir Tojiboyev" w:date="2026-05-07T22:05:00Z"/>
          <w:b/>
          <w:bCs/>
          <w:sz w:val="34"/>
          <w:szCs w:val="28"/>
          <w:lang w:val="en-US"/>
          <w:rPrChange w:id="372" w:author="Xondamir Tojiboyev" w:date="2026-05-07T22:13:00Z" w16du:dateUtc="2026-05-07T17:13:00Z">
            <w:rPr>
              <w:ins w:id="373" w:author="Xondamir Tojiboyev" w:date="2026-05-07T22:05:00Z"/>
              <w:b/>
              <w:bCs/>
              <w:sz w:val="34"/>
              <w:szCs w:val="28"/>
            </w:rPr>
          </w:rPrChange>
        </w:rPr>
      </w:pPr>
      <w:ins w:id="374" w:author="Xondamir Tojiboyev" w:date="2026-05-07T22:05:00Z">
        <w:r w:rsidRPr="00F83A59">
          <w:rPr>
            <w:b/>
            <w:bCs/>
            <w:sz w:val="34"/>
            <w:szCs w:val="28"/>
            <w:lang w:val="en-US"/>
            <w:rPrChange w:id="375" w:author="Xondamir Tojiboyev" w:date="2026-05-07T22:13:00Z" w16du:dateUtc="2026-05-07T17:13:00Z">
              <w:rPr>
                <w:b/>
                <w:bCs/>
                <w:sz w:val="34"/>
                <w:szCs w:val="28"/>
              </w:rPr>
            </w:rPrChange>
          </w:rPr>
          <w:t>Haqorat so'zi</w:t>
        </w:r>
      </w:ins>
    </w:p>
    <w:tbl>
      <w:tblPr>
        <w:tblW w:w="0" w:type="auto"/>
        <w:tblCellSpacing w:w="15" w:type="dxa"/>
        <w:tblCellMar>
          <w:top w:w="15" w:type="dxa"/>
          <w:left w:w="15" w:type="dxa"/>
          <w:bottom w:w="15" w:type="dxa"/>
          <w:right w:w="15" w:type="dxa"/>
        </w:tblCellMar>
        <w:tblLook w:val="04A0" w:firstRow="1" w:lastRow="0" w:firstColumn="1" w:lastColumn="0" w:noHBand="0" w:noVBand="1"/>
        <w:tblPrChange w:id="376" w:author="Xondamir Tojiboyev" w:date="2026-05-07T22:05:00Z" w16du:dateUtc="2026-05-07T17:0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667"/>
        <w:gridCol w:w="1467"/>
        <w:gridCol w:w="6170"/>
        <w:tblGridChange w:id="377">
          <w:tblGrid>
            <w:gridCol w:w="5"/>
            <w:gridCol w:w="1663"/>
            <w:gridCol w:w="4"/>
            <w:gridCol w:w="1452"/>
            <w:gridCol w:w="15"/>
            <w:gridCol w:w="6170"/>
            <w:gridCol w:w="5"/>
          </w:tblGrid>
        </w:tblGridChange>
      </w:tblGrid>
      <w:tr w:rsidR="008B5745" w:rsidRPr="008B5745" w14:paraId="2626D92E" w14:textId="77777777" w:rsidTr="008B5745">
        <w:trPr>
          <w:tblHeader/>
          <w:tblCellSpacing w:w="15" w:type="dxa"/>
          <w:ins w:id="378" w:author="Xondamir Tojiboyev" w:date="2026-05-07T22:05:00Z"/>
          <w:trPrChange w:id="379" w:author="Xondamir Tojiboyev" w:date="2026-05-07T22:05:00Z" w16du:dateUtc="2026-05-07T17:05:00Z">
            <w:trPr>
              <w:tblHeader/>
              <w:tblCellSpacing w:w="15" w:type="dxa"/>
            </w:trPr>
          </w:trPrChange>
        </w:trPr>
        <w:tc>
          <w:tcPr>
            <w:tcW w:w="0" w:type="auto"/>
            <w:tcBorders>
              <w:top w:val="single" w:sz="4" w:space="0" w:color="auto"/>
              <w:left w:val="single" w:sz="4" w:space="0" w:color="auto"/>
              <w:bottom w:val="single" w:sz="4" w:space="0" w:color="auto"/>
              <w:right w:val="single" w:sz="4" w:space="0" w:color="auto"/>
            </w:tcBorders>
            <w:vAlign w:val="center"/>
            <w:hideMark/>
            <w:tcPrChange w:id="380" w:author="Xondamir Tojiboyev" w:date="2026-05-07T22:05:00Z" w16du:dateUtc="2026-05-07T17:05:00Z">
              <w:tcPr>
                <w:tcW w:w="0" w:type="auto"/>
                <w:gridSpan w:val="2"/>
                <w:vAlign w:val="center"/>
                <w:hideMark/>
              </w:tcPr>
            </w:tcPrChange>
          </w:tcPr>
          <w:p w14:paraId="337102A8" w14:textId="77777777" w:rsidR="008B5745" w:rsidRPr="008B5745" w:rsidRDefault="008B5745" w:rsidP="008B5745">
            <w:pPr>
              <w:rPr>
                <w:ins w:id="381" w:author="Xondamir Tojiboyev" w:date="2026-05-07T22:05:00Z"/>
                <w:b/>
                <w:bCs/>
                <w:sz w:val="34"/>
                <w:szCs w:val="28"/>
              </w:rPr>
            </w:pPr>
            <w:ins w:id="382" w:author="Xondamir Tojiboyev" w:date="2026-05-07T22:05:00Z">
              <w:r w:rsidRPr="008B5745">
                <w:rPr>
                  <w:b/>
                  <w:bCs/>
                  <w:sz w:val="34"/>
                  <w:szCs w:val="28"/>
                </w:rPr>
                <w:t>So'z</w:t>
              </w:r>
            </w:ins>
          </w:p>
        </w:tc>
        <w:tc>
          <w:tcPr>
            <w:tcW w:w="0" w:type="auto"/>
            <w:tcBorders>
              <w:top w:val="single" w:sz="4" w:space="0" w:color="auto"/>
              <w:left w:val="single" w:sz="4" w:space="0" w:color="auto"/>
              <w:bottom w:val="single" w:sz="4" w:space="0" w:color="auto"/>
              <w:right w:val="single" w:sz="4" w:space="0" w:color="auto"/>
            </w:tcBorders>
            <w:vAlign w:val="center"/>
            <w:hideMark/>
            <w:tcPrChange w:id="383" w:author="Xondamir Tojiboyev" w:date="2026-05-07T22:05:00Z" w16du:dateUtc="2026-05-07T17:05:00Z">
              <w:tcPr>
                <w:tcW w:w="0" w:type="auto"/>
                <w:gridSpan w:val="2"/>
                <w:vAlign w:val="center"/>
                <w:hideMark/>
              </w:tcPr>
            </w:tcPrChange>
          </w:tcPr>
          <w:p w14:paraId="117FB722" w14:textId="77777777" w:rsidR="008B5745" w:rsidRPr="008B5745" w:rsidRDefault="008B5745" w:rsidP="008B5745">
            <w:pPr>
              <w:rPr>
                <w:ins w:id="384" w:author="Xondamir Tojiboyev" w:date="2026-05-07T22:05:00Z"/>
                <w:b/>
                <w:bCs/>
                <w:sz w:val="34"/>
                <w:szCs w:val="28"/>
              </w:rPr>
            </w:pPr>
            <w:ins w:id="385" w:author="Xondamir Tojiboyev" w:date="2026-05-07T22:05:00Z">
              <w:r w:rsidRPr="008B5745">
                <w:rPr>
                  <w:b/>
                  <w:bCs/>
                  <w:sz w:val="34"/>
                  <w:szCs w:val="28"/>
                </w:rPr>
                <w:t>Kim aytdi</w:t>
              </w:r>
            </w:ins>
          </w:p>
        </w:tc>
        <w:tc>
          <w:tcPr>
            <w:tcW w:w="0" w:type="auto"/>
            <w:tcBorders>
              <w:top w:val="single" w:sz="4" w:space="0" w:color="auto"/>
              <w:left w:val="single" w:sz="4" w:space="0" w:color="auto"/>
              <w:bottom w:val="single" w:sz="4" w:space="0" w:color="auto"/>
              <w:right w:val="single" w:sz="4" w:space="0" w:color="auto"/>
            </w:tcBorders>
            <w:vAlign w:val="center"/>
            <w:hideMark/>
            <w:tcPrChange w:id="386" w:author="Xondamir Tojiboyev" w:date="2026-05-07T22:05:00Z" w16du:dateUtc="2026-05-07T17:05:00Z">
              <w:tcPr>
                <w:tcW w:w="0" w:type="auto"/>
                <w:gridSpan w:val="3"/>
                <w:vAlign w:val="center"/>
                <w:hideMark/>
              </w:tcPr>
            </w:tcPrChange>
          </w:tcPr>
          <w:p w14:paraId="6BA14D7E" w14:textId="77777777" w:rsidR="008B5745" w:rsidRPr="008B5745" w:rsidRDefault="008B5745" w:rsidP="008B5745">
            <w:pPr>
              <w:rPr>
                <w:ins w:id="387" w:author="Xondamir Tojiboyev" w:date="2026-05-07T22:05:00Z"/>
                <w:b/>
                <w:bCs/>
                <w:sz w:val="34"/>
                <w:szCs w:val="28"/>
              </w:rPr>
            </w:pPr>
            <w:ins w:id="388" w:author="Xondamir Tojiboyev" w:date="2026-05-07T22:05:00Z">
              <w:r w:rsidRPr="008B5745">
                <w:rPr>
                  <w:b/>
                  <w:bCs/>
                  <w:sz w:val="34"/>
                  <w:szCs w:val="28"/>
                </w:rPr>
                <w:t>Maqsad</w:t>
              </w:r>
            </w:ins>
          </w:p>
        </w:tc>
      </w:tr>
      <w:tr w:rsidR="008B5745" w:rsidRPr="00175332" w14:paraId="189FCA26" w14:textId="77777777">
        <w:trPr>
          <w:tblCellSpacing w:w="15" w:type="dxa"/>
          <w:ins w:id="389" w:author="Xondamir Tojiboyev" w:date="2026-05-07T22:05:00Z"/>
        </w:trPr>
        <w:tc>
          <w:tcPr>
            <w:tcW w:w="0" w:type="auto"/>
            <w:vAlign w:val="center"/>
            <w:hideMark/>
          </w:tcPr>
          <w:p w14:paraId="3B667DAC" w14:textId="77777777" w:rsidR="008B5745" w:rsidRPr="008B5745" w:rsidRDefault="008B5745" w:rsidP="008B5745">
            <w:pPr>
              <w:rPr>
                <w:ins w:id="390" w:author="Xondamir Tojiboyev" w:date="2026-05-07T22:05:00Z"/>
                <w:sz w:val="34"/>
                <w:szCs w:val="28"/>
              </w:rPr>
            </w:pPr>
            <w:ins w:id="391" w:author="Xondamir Tojiboyev" w:date="2026-05-07T22:05:00Z">
              <w:r w:rsidRPr="008B5745">
                <w:rPr>
                  <w:b/>
                  <w:bCs/>
                  <w:sz w:val="34"/>
                  <w:szCs w:val="28"/>
                </w:rPr>
                <w:t>"Ey ahmoq"</w:t>
              </w:r>
            </w:ins>
          </w:p>
        </w:tc>
        <w:tc>
          <w:tcPr>
            <w:tcW w:w="0" w:type="auto"/>
            <w:vAlign w:val="center"/>
            <w:hideMark/>
          </w:tcPr>
          <w:p w14:paraId="65EFFFA8" w14:textId="77777777" w:rsidR="008B5745" w:rsidRPr="008B5745" w:rsidRDefault="008B5745" w:rsidP="008B5745">
            <w:pPr>
              <w:rPr>
                <w:ins w:id="392" w:author="Xondamir Tojiboyev" w:date="2026-05-07T22:05:00Z"/>
                <w:sz w:val="34"/>
                <w:szCs w:val="28"/>
              </w:rPr>
            </w:pPr>
            <w:ins w:id="393" w:author="Xondamir Tojiboyev" w:date="2026-05-07T22:05:00Z">
              <w:r w:rsidRPr="008B5745">
                <w:rPr>
                  <w:sz w:val="34"/>
                  <w:szCs w:val="28"/>
                </w:rPr>
                <w:t>Yo'lovchi</w:t>
              </w:r>
            </w:ins>
          </w:p>
        </w:tc>
        <w:tc>
          <w:tcPr>
            <w:tcW w:w="0" w:type="auto"/>
            <w:vAlign w:val="center"/>
            <w:hideMark/>
          </w:tcPr>
          <w:p w14:paraId="432FB782" w14:textId="77777777" w:rsidR="008B5745" w:rsidRPr="008B5745" w:rsidRDefault="008B5745" w:rsidP="008B5745">
            <w:pPr>
              <w:rPr>
                <w:ins w:id="394" w:author="Xondamir Tojiboyev" w:date="2026-05-07T22:05:00Z"/>
                <w:sz w:val="34"/>
                <w:szCs w:val="28"/>
                <w:lang w:val="en-US"/>
                <w:rPrChange w:id="395" w:author="Xondamir Tojiboyev" w:date="2026-05-07T22:05:00Z" w16du:dateUtc="2026-05-07T17:05:00Z">
                  <w:rPr>
                    <w:ins w:id="396" w:author="Xondamir Tojiboyev" w:date="2026-05-07T22:05:00Z"/>
                    <w:sz w:val="34"/>
                    <w:szCs w:val="28"/>
                  </w:rPr>
                </w:rPrChange>
              </w:rPr>
            </w:pPr>
            <w:ins w:id="397" w:author="Xondamir Tojiboyev" w:date="2026-05-07T22:05:00Z">
              <w:r w:rsidRPr="008B5745">
                <w:rPr>
                  <w:sz w:val="34"/>
                  <w:szCs w:val="28"/>
                  <w:lang w:val="en-US"/>
                  <w:rPrChange w:id="398" w:author="Xondamir Tojiboyev" w:date="2026-05-07T22:05:00Z" w16du:dateUtc="2026-05-07T17:05:00Z">
                    <w:rPr>
                      <w:sz w:val="34"/>
                      <w:szCs w:val="28"/>
                    </w:rPr>
                  </w:rPrChange>
                </w:rPr>
                <w:t>Faqirning o'z ne'matlarini ko'ra olmasligini keskin ta'kidlash uchun</w:t>
              </w:r>
            </w:ins>
          </w:p>
        </w:tc>
      </w:tr>
    </w:tbl>
    <w:p w14:paraId="0B7DC997" w14:textId="57F4340A" w:rsidR="00831207" w:rsidRPr="00831207" w:rsidDel="008B5745" w:rsidRDefault="00831207" w:rsidP="00831207">
      <w:pPr>
        <w:rPr>
          <w:del w:id="399" w:author="Xondamir Tojiboyev" w:date="2026-05-07T22:05:00Z" w16du:dateUtc="2026-05-07T17:05:00Z"/>
          <w:sz w:val="34"/>
          <w:szCs w:val="28"/>
          <w:lang w:val="en-US"/>
        </w:rPr>
      </w:pPr>
    </w:p>
    <w:p w14:paraId="59A871C7" w14:textId="43D6F743" w:rsidR="00831207" w:rsidRPr="00831207" w:rsidDel="008B5745" w:rsidRDefault="00831207" w:rsidP="00831207">
      <w:pPr>
        <w:rPr>
          <w:del w:id="400" w:author="Xondamir Tojiboyev" w:date="2026-05-07T22:05:00Z" w16du:dateUtc="2026-05-07T17:05:00Z"/>
          <w:b/>
          <w:bCs/>
          <w:sz w:val="34"/>
          <w:szCs w:val="28"/>
          <w:lang w:val="en-US"/>
        </w:rPr>
      </w:pPr>
      <w:del w:id="401" w:author="Xondamir Tojiboyev" w:date="2026-05-07T22:05:00Z" w16du:dateUtc="2026-05-07T17:05:00Z">
        <w:r w:rsidRPr="00831207" w:rsidDel="008B5745">
          <w:rPr>
            <w:rFonts w:ascii="Segoe UI Emoji" w:hAnsi="Segoe UI Emoji" w:cs="Segoe UI Emoji"/>
            <w:b/>
            <w:bCs/>
            <w:sz w:val="34"/>
            <w:szCs w:val="28"/>
          </w:rPr>
          <w:delText>🔍</w:delText>
        </w:r>
        <w:r w:rsidRPr="00831207" w:rsidDel="008B5745">
          <w:rPr>
            <w:b/>
            <w:bCs/>
            <w:sz w:val="34"/>
            <w:szCs w:val="28"/>
            <w:lang w:val="en-US"/>
          </w:rPr>
          <w:delText xml:space="preserve"> Matndagi haqorat so'z</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3308"/>
        <w:gridCol w:w="4476"/>
      </w:tblGrid>
      <w:tr w:rsidR="00831207" w:rsidRPr="00175332" w:rsidDel="008B5745" w14:paraId="2BFC8F5E" w14:textId="128F8450">
        <w:trPr>
          <w:tblHeader/>
          <w:tblCellSpacing w:w="15" w:type="dxa"/>
          <w:del w:id="402" w:author="Xondamir Tojiboyev" w:date="2026-05-07T22:05:00Z"/>
        </w:trPr>
        <w:tc>
          <w:tcPr>
            <w:tcW w:w="0" w:type="auto"/>
            <w:vAlign w:val="center"/>
            <w:hideMark/>
          </w:tcPr>
          <w:p w14:paraId="2E21C14D" w14:textId="28D8AFBD" w:rsidR="00831207" w:rsidRPr="001505DF" w:rsidDel="008B5745" w:rsidRDefault="00831207" w:rsidP="00831207">
            <w:pPr>
              <w:rPr>
                <w:del w:id="403" w:author="Xondamir Tojiboyev" w:date="2026-05-07T22:05:00Z" w16du:dateUtc="2026-05-07T17:05:00Z"/>
                <w:b/>
                <w:bCs/>
                <w:sz w:val="34"/>
                <w:szCs w:val="28"/>
                <w:lang w:val="en-US"/>
                <w:rPrChange w:id="404" w:author="Xondamir Tojiboyev" w:date="2026-05-07T21:42:00Z" w16du:dateUtc="2026-05-07T16:42:00Z">
                  <w:rPr>
                    <w:del w:id="405" w:author="Xondamir Tojiboyev" w:date="2026-05-07T22:05:00Z" w16du:dateUtc="2026-05-07T17:05:00Z"/>
                    <w:b/>
                    <w:bCs/>
                    <w:sz w:val="34"/>
                    <w:szCs w:val="28"/>
                  </w:rPr>
                </w:rPrChange>
              </w:rPr>
            </w:pPr>
          </w:p>
        </w:tc>
        <w:tc>
          <w:tcPr>
            <w:tcW w:w="0" w:type="auto"/>
            <w:vAlign w:val="center"/>
            <w:hideMark/>
          </w:tcPr>
          <w:p w14:paraId="600170ED" w14:textId="1BDABCCE" w:rsidR="00831207" w:rsidRPr="001505DF" w:rsidDel="008B5745" w:rsidRDefault="00831207" w:rsidP="00831207">
            <w:pPr>
              <w:rPr>
                <w:del w:id="406" w:author="Xondamir Tojiboyev" w:date="2026-05-07T22:05:00Z" w16du:dateUtc="2026-05-07T17:05:00Z"/>
                <w:b/>
                <w:bCs/>
                <w:sz w:val="34"/>
                <w:szCs w:val="28"/>
                <w:lang w:val="en-US"/>
                <w:rPrChange w:id="407" w:author="Xondamir Tojiboyev" w:date="2026-05-07T21:42:00Z" w16du:dateUtc="2026-05-07T16:42:00Z">
                  <w:rPr>
                    <w:del w:id="408" w:author="Xondamir Tojiboyev" w:date="2026-05-07T22:05:00Z" w16du:dateUtc="2026-05-07T17:05:00Z"/>
                    <w:b/>
                    <w:bCs/>
                    <w:sz w:val="34"/>
                    <w:szCs w:val="28"/>
                  </w:rPr>
                </w:rPrChange>
              </w:rPr>
            </w:pPr>
          </w:p>
        </w:tc>
        <w:tc>
          <w:tcPr>
            <w:tcW w:w="0" w:type="auto"/>
            <w:vAlign w:val="center"/>
            <w:hideMark/>
          </w:tcPr>
          <w:p w14:paraId="325618A7" w14:textId="3189E7D4" w:rsidR="00831207" w:rsidRPr="00831207" w:rsidDel="008B5745" w:rsidRDefault="00831207" w:rsidP="00831207">
            <w:pPr>
              <w:rPr>
                <w:del w:id="409" w:author="Xondamir Tojiboyev" w:date="2026-05-07T22:05:00Z" w16du:dateUtc="2026-05-07T17:05:00Z"/>
                <w:b/>
                <w:bCs/>
                <w:sz w:val="34"/>
                <w:szCs w:val="28"/>
                <w:lang w:val="en-US"/>
              </w:rPr>
            </w:pPr>
          </w:p>
        </w:tc>
      </w:tr>
      <w:tr w:rsidR="00831207" w:rsidRPr="00175332" w:rsidDel="008B5745" w14:paraId="03827BD1" w14:textId="4B90DC14">
        <w:trPr>
          <w:tblCellSpacing w:w="15" w:type="dxa"/>
          <w:del w:id="410" w:author="Xondamir Tojiboyev" w:date="2026-05-07T22:05:00Z"/>
        </w:trPr>
        <w:tc>
          <w:tcPr>
            <w:tcW w:w="0" w:type="auto"/>
            <w:vAlign w:val="center"/>
            <w:hideMark/>
          </w:tcPr>
          <w:p w14:paraId="1314D4AE" w14:textId="2258DCEB" w:rsidR="00831207" w:rsidRPr="008B5745" w:rsidDel="008B5745" w:rsidRDefault="00831207" w:rsidP="00831207">
            <w:pPr>
              <w:rPr>
                <w:del w:id="411" w:author="Xondamir Tojiboyev" w:date="2026-05-07T22:05:00Z" w16du:dateUtc="2026-05-07T17:05:00Z"/>
                <w:sz w:val="34"/>
                <w:szCs w:val="28"/>
                <w:lang w:val="en-US"/>
                <w:rPrChange w:id="412" w:author="Xondamir Tojiboyev" w:date="2026-05-07T22:05:00Z" w16du:dateUtc="2026-05-07T17:05:00Z">
                  <w:rPr>
                    <w:del w:id="413" w:author="Xondamir Tojiboyev" w:date="2026-05-07T22:05:00Z" w16du:dateUtc="2026-05-07T17:05:00Z"/>
                    <w:sz w:val="34"/>
                    <w:szCs w:val="28"/>
                  </w:rPr>
                </w:rPrChange>
              </w:rPr>
            </w:pPr>
            <w:del w:id="414" w:author="Xondamir Tojiboyev" w:date="2026-05-07T22:05:00Z" w16du:dateUtc="2026-05-07T17:05:00Z">
              <w:r w:rsidRPr="008B5745" w:rsidDel="008B5745">
                <w:rPr>
                  <w:b/>
                  <w:bCs/>
                  <w:sz w:val="34"/>
                  <w:szCs w:val="28"/>
                  <w:lang w:val="en-US"/>
                  <w:rPrChange w:id="415" w:author="Xondamir Tojiboyev" w:date="2026-05-07T22:05:00Z" w16du:dateUtc="2026-05-07T17:05:00Z">
                    <w:rPr>
                      <w:b/>
                      <w:bCs/>
                      <w:sz w:val="34"/>
                      <w:szCs w:val="28"/>
                    </w:rPr>
                  </w:rPrChange>
                </w:rPr>
                <w:delText>"Ahmoq"</w:delText>
              </w:r>
            </w:del>
          </w:p>
        </w:tc>
        <w:tc>
          <w:tcPr>
            <w:tcW w:w="0" w:type="auto"/>
            <w:vAlign w:val="center"/>
            <w:hideMark/>
          </w:tcPr>
          <w:p w14:paraId="212FCE49" w14:textId="55C611AC" w:rsidR="00831207" w:rsidRPr="00831207" w:rsidDel="008B5745" w:rsidRDefault="00831207" w:rsidP="00831207">
            <w:pPr>
              <w:rPr>
                <w:del w:id="416" w:author="Xondamir Tojiboyev" w:date="2026-05-07T22:05:00Z" w16du:dateUtc="2026-05-07T17:05:00Z"/>
                <w:sz w:val="34"/>
                <w:szCs w:val="28"/>
                <w:lang w:val="en-US"/>
              </w:rPr>
            </w:pPr>
            <w:del w:id="417" w:author="Xondamir Tojiboyev" w:date="2026-05-07T22:05:00Z" w16du:dateUtc="2026-05-07T17:05:00Z">
              <w:r w:rsidRPr="00831207" w:rsidDel="008B5745">
                <w:rPr>
                  <w:sz w:val="34"/>
                  <w:szCs w:val="28"/>
                  <w:lang w:val="en-US"/>
                </w:rPr>
                <w:delText xml:space="preserve">Yo'lovchining so'zida: </w:delText>
              </w:r>
              <w:r w:rsidRPr="00831207" w:rsidDel="008B5745">
                <w:rPr>
                  <w:i/>
                  <w:iCs/>
                  <w:sz w:val="34"/>
                  <w:szCs w:val="28"/>
                  <w:lang w:val="en-US"/>
                </w:rPr>
                <w:delText>"Ey ahmoq, unda nega noliyapsan?"</w:delText>
              </w:r>
            </w:del>
          </w:p>
        </w:tc>
        <w:tc>
          <w:tcPr>
            <w:tcW w:w="0" w:type="auto"/>
            <w:vAlign w:val="center"/>
            <w:hideMark/>
          </w:tcPr>
          <w:p w14:paraId="42098D67" w14:textId="2E2E9181" w:rsidR="00831207" w:rsidRPr="00831207" w:rsidDel="008B5745" w:rsidRDefault="00831207" w:rsidP="00831207">
            <w:pPr>
              <w:rPr>
                <w:del w:id="418" w:author="Xondamir Tojiboyev" w:date="2026-05-07T22:05:00Z" w16du:dateUtc="2026-05-07T17:05:00Z"/>
                <w:sz w:val="34"/>
                <w:szCs w:val="28"/>
                <w:lang w:val="en-US"/>
              </w:rPr>
            </w:pPr>
            <w:del w:id="419" w:author="Xondamir Tojiboyev" w:date="2026-05-07T22:05:00Z" w16du:dateUtc="2026-05-07T17:05:00Z">
              <w:r w:rsidRPr="00831207" w:rsidDel="008B5745">
                <w:rPr>
                  <w:sz w:val="34"/>
                  <w:szCs w:val="28"/>
                  <w:lang w:val="en-US"/>
                </w:rPr>
                <w:delText xml:space="preserve">Faqirni haqorat qilish uchun emas, balki uni </w:delText>
              </w:r>
              <w:r w:rsidRPr="00831207" w:rsidDel="008B5745">
                <w:rPr>
                  <w:b/>
                  <w:bCs/>
                  <w:sz w:val="34"/>
                  <w:szCs w:val="28"/>
                  <w:lang w:val="en-US"/>
                </w:rPr>
                <w:delText>uyg'otish, keskin tarzda haqiqatga yetaklash</w:delText>
              </w:r>
              <w:r w:rsidRPr="00831207" w:rsidDel="008B5745">
                <w:rPr>
                  <w:sz w:val="34"/>
                  <w:szCs w:val="28"/>
                  <w:lang w:val="en-US"/>
                </w:rPr>
                <w:delText xml:space="preserve"> uchun ishlatilgan</w:delText>
              </w:r>
            </w:del>
          </w:p>
        </w:tc>
      </w:tr>
    </w:tbl>
    <w:p w14:paraId="47272282" w14:textId="77777777" w:rsidR="00C94494" w:rsidRDefault="00C94494" w:rsidP="009A15C3">
      <w:pPr>
        <w:rPr>
          <w:lang w:val="en-US"/>
        </w:rPr>
      </w:pPr>
    </w:p>
    <w:p w14:paraId="0EAEB925" w14:textId="77777777" w:rsidR="00831207" w:rsidRDefault="00831207" w:rsidP="009A15C3">
      <w:pPr>
        <w:rPr>
          <w:lang w:val="en-US"/>
        </w:rPr>
      </w:pPr>
    </w:p>
    <w:p w14:paraId="3158E099" w14:textId="77777777" w:rsidR="00831207" w:rsidRDefault="00831207" w:rsidP="009A15C3">
      <w:pPr>
        <w:rPr>
          <w:lang w:val="en-US"/>
        </w:rPr>
      </w:pPr>
    </w:p>
    <w:p w14:paraId="414CFD3C" w14:textId="77777777" w:rsidR="00831207" w:rsidRDefault="00831207" w:rsidP="009A15C3">
      <w:pPr>
        <w:rPr>
          <w:lang w:val="en-US"/>
        </w:rPr>
      </w:pPr>
    </w:p>
    <w:p w14:paraId="116D658B" w14:textId="77777777" w:rsidR="00831207" w:rsidRDefault="00831207" w:rsidP="009A15C3">
      <w:pPr>
        <w:rPr>
          <w:lang w:val="en-US"/>
        </w:rPr>
      </w:pPr>
    </w:p>
    <w:p w14:paraId="3D7DBE87" w14:textId="77777777" w:rsidR="00831207" w:rsidRDefault="00831207" w:rsidP="009A15C3">
      <w:pPr>
        <w:rPr>
          <w:lang w:val="en-US"/>
        </w:rPr>
      </w:pPr>
    </w:p>
    <w:p w14:paraId="3C1A3992" w14:textId="77777777" w:rsidR="00831207" w:rsidRDefault="00831207" w:rsidP="009A15C3">
      <w:pPr>
        <w:rPr>
          <w:lang w:val="en-US"/>
        </w:rPr>
      </w:pPr>
    </w:p>
    <w:p w14:paraId="30A9ACB5" w14:textId="77777777" w:rsidR="00831207" w:rsidRDefault="00831207" w:rsidP="009A15C3">
      <w:pPr>
        <w:rPr>
          <w:lang w:val="en-US"/>
        </w:rPr>
      </w:pPr>
    </w:p>
    <w:p w14:paraId="135D8623" w14:textId="77777777" w:rsidR="008B5745" w:rsidRDefault="008B5745" w:rsidP="009A15C3">
      <w:pPr>
        <w:rPr>
          <w:ins w:id="420" w:author="Xondamir Tojiboyev" w:date="2026-05-07T22:05:00Z" w16du:dateUtc="2026-05-07T17:05:00Z"/>
          <w:lang w:val="en-US"/>
        </w:rPr>
      </w:pPr>
    </w:p>
    <w:p w14:paraId="520CF951" w14:textId="77777777" w:rsidR="008B5745" w:rsidRDefault="008B5745" w:rsidP="009A15C3">
      <w:pPr>
        <w:rPr>
          <w:lang w:val="en-US"/>
        </w:rPr>
      </w:pPr>
    </w:p>
    <w:p w14:paraId="4B3E95D6" w14:textId="4EE3463F" w:rsidR="00831207" w:rsidRDefault="00831207" w:rsidP="00831207">
      <w:pPr>
        <w:pStyle w:val="Heading1"/>
        <w:jc w:val="center"/>
        <w:rPr>
          <w:b/>
          <w:bCs/>
          <w:u w:val="single"/>
          <w:lang w:val="en-US"/>
        </w:rPr>
      </w:pPr>
      <w:r>
        <w:rPr>
          <w:b/>
          <w:bCs/>
          <w:u w:val="single"/>
          <w:lang w:val="en-US"/>
        </w:rPr>
        <w:t>Oltinchi mustaqil ishi</w:t>
      </w:r>
    </w:p>
    <w:p w14:paraId="3788A42B" w14:textId="77777777" w:rsidR="00831207" w:rsidRPr="00831207" w:rsidRDefault="00831207" w:rsidP="00831207">
      <w:pPr>
        <w:rPr>
          <w:lang w:val="en-US"/>
        </w:rPr>
      </w:pPr>
    </w:p>
    <w:p w14:paraId="036315D3" w14:textId="77777777" w:rsidR="00831207" w:rsidRDefault="00831207" w:rsidP="00831207">
      <w:pPr>
        <w:jc w:val="center"/>
        <w:rPr>
          <w:b/>
          <w:bCs/>
          <w:sz w:val="40"/>
          <w:szCs w:val="34"/>
          <w:u w:val="single"/>
          <w:lang w:val="en-US"/>
        </w:rPr>
      </w:pPr>
      <w:r w:rsidRPr="00831207">
        <w:rPr>
          <w:b/>
          <w:bCs/>
          <w:sz w:val="40"/>
          <w:szCs w:val="34"/>
          <w:u w:val="single"/>
          <w:lang w:val="en-US"/>
        </w:rPr>
        <w:t>Xulosa</w:t>
      </w:r>
    </w:p>
    <w:p w14:paraId="241E54DF" w14:textId="77777777" w:rsidR="00831207" w:rsidRPr="00831207" w:rsidRDefault="00831207">
      <w:pPr>
        <w:rPr>
          <w:b/>
          <w:bCs/>
          <w:sz w:val="40"/>
          <w:szCs w:val="34"/>
          <w:u w:val="single"/>
          <w:lang w:val="en-US"/>
        </w:rPr>
        <w:pPrChange w:id="421" w:author="Xondamir Tojiboyev" w:date="2026-05-07T22:07:00Z" w16du:dateUtc="2026-05-07T17:07:00Z">
          <w:pPr>
            <w:jc w:val="center"/>
          </w:pPr>
        </w:pPrChange>
      </w:pPr>
    </w:p>
    <w:p w14:paraId="48CDE20A" w14:textId="77777777" w:rsidR="008B5745" w:rsidRPr="00F83A59" w:rsidRDefault="008B5745">
      <w:pPr>
        <w:rPr>
          <w:ins w:id="422" w:author="Xondamir Tojiboyev" w:date="2026-05-07T22:07:00Z"/>
          <w:sz w:val="38"/>
          <w:szCs w:val="32"/>
          <w:lang w:val="en-US"/>
          <w:rPrChange w:id="423" w:author="Xondamir Tojiboyev" w:date="2026-05-07T22:14:00Z" w16du:dateUtc="2026-05-07T17:14:00Z">
            <w:rPr>
              <w:ins w:id="424" w:author="Xondamir Tojiboyev" w:date="2026-05-07T22:07:00Z"/>
              <w:sz w:val="34"/>
              <w:szCs w:val="28"/>
            </w:rPr>
          </w:rPrChange>
        </w:rPr>
        <w:pPrChange w:id="425" w:author="Xondamir Tojiboyev" w:date="2026-05-07T22:07:00Z" w16du:dateUtc="2026-05-07T17:07:00Z">
          <w:pPr>
            <w:jc w:val="center"/>
          </w:pPr>
        </w:pPrChange>
      </w:pPr>
      <w:ins w:id="426" w:author="Xondamir Tojiboyev" w:date="2026-05-07T22:07:00Z">
        <w:r w:rsidRPr="00F83A59">
          <w:rPr>
            <w:sz w:val="38"/>
            <w:szCs w:val="32"/>
            <w:lang w:val="en-US"/>
            <w:rPrChange w:id="427" w:author="Xondamir Tojiboyev" w:date="2026-05-07T22:14:00Z" w16du:dateUtc="2026-05-07T17:14:00Z">
              <w:rPr>
                <w:sz w:val="34"/>
                <w:szCs w:val="28"/>
              </w:rPr>
            </w:rPrChange>
          </w:rPr>
          <w:t>Yuqorida keltirilgan dalil va tahlillar shuni ko'rsatadiki, serial tomosha qilish oddiy ko'ngilochar mashg'ulot emas — bu asta-sekin inson ongini, axloqini va hayot tarzini o'zgartirib boruvchi kuchli ta'sir vositasidir.</w:t>
        </w:r>
      </w:ins>
    </w:p>
    <w:p w14:paraId="1D657A4B" w14:textId="77777777" w:rsidR="008B5745" w:rsidRPr="00F83A59" w:rsidRDefault="008B5745">
      <w:pPr>
        <w:rPr>
          <w:ins w:id="428" w:author="Xondamir Tojiboyev" w:date="2026-05-07T22:07:00Z"/>
          <w:sz w:val="38"/>
          <w:szCs w:val="32"/>
          <w:lang w:val="en-US"/>
          <w:rPrChange w:id="429" w:author="Xondamir Tojiboyev" w:date="2026-05-07T22:14:00Z" w16du:dateUtc="2026-05-07T17:14:00Z">
            <w:rPr>
              <w:ins w:id="430" w:author="Xondamir Tojiboyev" w:date="2026-05-07T22:07:00Z"/>
              <w:sz w:val="34"/>
              <w:szCs w:val="28"/>
            </w:rPr>
          </w:rPrChange>
        </w:rPr>
        <w:pPrChange w:id="431" w:author="Xondamir Tojiboyev" w:date="2026-05-07T22:07:00Z" w16du:dateUtc="2026-05-07T17:07:00Z">
          <w:pPr>
            <w:jc w:val="center"/>
          </w:pPr>
        </w:pPrChange>
      </w:pPr>
      <w:ins w:id="432" w:author="Xondamir Tojiboyev" w:date="2026-05-07T22:07:00Z">
        <w:r w:rsidRPr="00F83A59">
          <w:rPr>
            <w:sz w:val="38"/>
            <w:szCs w:val="32"/>
            <w:lang w:val="en-US"/>
            <w:rPrChange w:id="433" w:author="Xondamir Tojiboyev" w:date="2026-05-07T22:14:00Z" w16du:dateUtc="2026-05-07T17:14:00Z">
              <w:rPr>
                <w:sz w:val="34"/>
                <w:szCs w:val="28"/>
              </w:rPr>
            </w:rPrChange>
          </w:rPr>
          <w:t>Statistik ma'lumotlar ham bu haqiqatni tasdiqlaydi: kuniga uch soat televizor ko'rgan inson 75 yillik umrining to'qqiz yilini ekran qarshisida o'tkazadi. Bu — o'qilmagan kitoblar, o'tkazilmagan ota-ona suhbatlari, o'rganilmagan kasblar demakdir.</w:t>
        </w:r>
      </w:ins>
    </w:p>
    <w:p w14:paraId="59114EDC" w14:textId="77777777" w:rsidR="008B5745" w:rsidRPr="00F83A59" w:rsidRDefault="008B5745">
      <w:pPr>
        <w:rPr>
          <w:ins w:id="434" w:author="Xondamir Tojiboyev" w:date="2026-05-07T22:07:00Z"/>
          <w:sz w:val="38"/>
          <w:szCs w:val="32"/>
          <w:lang w:val="en-US"/>
          <w:rPrChange w:id="435" w:author="Xondamir Tojiboyev" w:date="2026-05-07T22:14:00Z" w16du:dateUtc="2026-05-07T17:14:00Z">
            <w:rPr>
              <w:ins w:id="436" w:author="Xondamir Tojiboyev" w:date="2026-05-07T22:07:00Z"/>
              <w:sz w:val="34"/>
              <w:szCs w:val="28"/>
            </w:rPr>
          </w:rPrChange>
        </w:rPr>
        <w:pPrChange w:id="437" w:author="Xondamir Tojiboyev" w:date="2026-05-07T22:07:00Z" w16du:dateUtc="2026-05-07T17:07:00Z">
          <w:pPr>
            <w:jc w:val="center"/>
          </w:pPr>
        </w:pPrChange>
      </w:pPr>
      <w:ins w:id="438" w:author="Xondamir Tojiboyev" w:date="2026-05-07T22:07:00Z">
        <w:r w:rsidRPr="00F83A59">
          <w:rPr>
            <w:sz w:val="38"/>
            <w:szCs w:val="32"/>
            <w:lang w:val="en-US"/>
            <w:rPrChange w:id="439" w:author="Xondamir Tojiboyev" w:date="2026-05-07T22:14:00Z" w16du:dateUtc="2026-05-07T17:14:00Z">
              <w:rPr>
                <w:sz w:val="34"/>
                <w:szCs w:val="28"/>
              </w:rPr>
            </w:rPrChange>
          </w:rPr>
          <w:t>Ayniqsa, bolalar va yoshlar uchun bu xavf yanada chuqurroqdir. Psixologlar isbotlaganidek, zo'ravonlik aks etgan seriallarni tomosha qilgan bolalarda tajovuzkorlik va axloqiy buzilish ortadi. Shuningdek, xorijiy seriallar orqali yot madaniyat, begona mafkura va fikrlash tarzi sekin-asta milliy qadriyatlar o'rnini egallaydi.</w:t>
        </w:r>
      </w:ins>
    </w:p>
    <w:p w14:paraId="080B2FEF" w14:textId="77777777" w:rsidR="008B5745" w:rsidRPr="00F83A59" w:rsidRDefault="008B5745">
      <w:pPr>
        <w:rPr>
          <w:ins w:id="440" w:author="Xondamir Tojiboyev" w:date="2026-05-07T22:07:00Z"/>
          <w:sz w:val="38"/>
          <w:szCs w:val="32"/>
          <w:lang w:val="en-US"/>
          <w:rPrChange w:id="441" w:author="Xondamir Tojiboyev" w:date="2026-05-07T22:14:00Z" w16du:dateUtc="2026-05-07T17:14:00Z">
            <w:rPr>
              <w:ins w:id="442" w:author="Xondamir Tojiboyev" w:date="2026-05-07T22:07:00Z"/>
              <w:sz w:val="34"/>
              <w:szCs w:val="28"/>
            </w:rPr>
          </w:rPrChange>
        </w:rPr>
        <w:pPrChange w:id="443" w:author="Xondamir Tojiboyev" w:date="2026-05-07T22:07:00Z" w16du:dateUtc="2026-05-07T17:07:00Z">
          <w:pPr>
            <w:jc w:val="center"/>
          </w:pPr>
        </w:pPrChange>
      </w:pPr>
      <w:ins w:id="444" w:author="Xondamir Tojiboyev" w:date="2026-05-07T22:07:00Z">
        <w:r w:rsidRPr="00F83A59">
          <w:rPr>
            <w:sz w:val="38"/>
            <w:szCs w:val="32"/>
            <w:lang w:val="en-US"/>
            <w:rPrChange w:id="445" w:author="Xondamir Tojiboyev" w:date="2026-05-07T22:14:00Z" w16du:dateUtc="2026-05-07T17:14:00Z">
              <w:rPr>
                <w:sz w:val="34"/>
                <w:szCs w:val="28"/>
              </w:rPr>
            </w:rPrChange>
          </w:rPr>
          <w:t>Bularning barchasi bizni bir muhim savolga olib keladi: biz seriallarni boshqaryapmizmi, yoki seriallar bizni? Agar javob ikkinchisi bo'lsa, demak, o'zgarish vaqti kelgan.</w:t>
        </w:r>
      </w:ins>
    </w:p>
    <w:p w14:paraId="303A876B" w14:textId="77777777" w:rsidR="008B5745" w:rsidRPr="00F83A59" w:rsidRDefault="008B5745">
      <w:pPr>
        <w:rPr>
          <w:ins w:id="446" w:author="Xondamir Tojiboyev" w:date="2026-05-07T22:07:00Z"/>
          <w:sz w:val="38"/>
          <w:szCs w:val="32"/>
          <w:lang w:val="en-US"/>
          <w:rPrChange w:id="447" w:author="Xondamir Tojiboyev" w:date="2026-05-07T22:14:00Z" w16du:dateUtc="2026-05-07T17:14:00Z">
            <w:rPr>
              <w:ins w:id="448" w:author="Xondamir Tojiboyev" w:date="2026-05-07T22:07:00Z"/>
              <w:sz w:val="34"/>
              <w:szCs w:val="28"/>
            </w:rPr>
          </w:rPrChange>
        </w:rPr>
        <w:pPrChange w:id="449" w:author="Xondamir Tojiboyev" w:date="2026-05-07T22:07:00Z" w16du:dateUtc="2026-05-07T17:07:00Z">
          <w:pPr>
            <w:jc w:val="center"/>
          </w:pPr>
        </w:pPrChange>
      </w:pPr>
      <w:ins w:id="450" w:author="Xondamir Tojiboyev" w:date="2026-05-07T22:07:00Z">
        <w:r w:rsidRPr="00F83A59">
          <w:rPr>
            <w:sz w:val="38"/>
            <w:szCs w:val="32"/>
            <w:lang w:val="en-US"/>
            <w:rPrChange w:id="451" w:author="Xondamir Tojiboyev" w:date="2026-05-07T22:14:00Z" w16du:dateUtc="2026-05-07T17:14:00Z">
              <w:rPr>
                <w:sz w:val="34"/>
                <w:szCs w:val="28"/>
              </w:rPr>
            </w:rPrChange>
          </w:rPr>
          <w:t xml:space="preserve">Yechim qat'iy taqiqda emas — balki </w:t>
        </w:r>
        <w:r w:rsidRPr="00F83A59">
          <w:rPr>
            <w:b/>
            <w:bCs/>
            <w:sz w:val="38"/>
            <w:szCs w:val="32"/>
            <w:lang w:val="en-US"/>
            <w:rPrChange w:id="452" w:author="Xondamir Tojiboyev" w:date="2026-05-07T22:14:00Z" w16du:dateUtc="2026-05-07T17:14:00Z">
              <w:rPr>
                <w:b/>
                <w:bCs/>
                <w:sz w:val="34"/>
                <w:szCs w:val="28"/>
              </w:rPr>
            </w:rPrChange>
          </w:rPr>
          <w:t>ongli tanlovda</w:t>
        </w:r>
        <w:r w:rsidRPr="00F83A59">
          <w:rPr>
            <w:sz w:val="38"/>
            <w:szCs w:val="32"/>
            <w:lang w:val="en-US"/>
            <w:rPrChange w:id="453" w:author="Xondamir Tojiboyev" w:date="2026-05-07T22:14:00Z" w16du:dateUtc="2026-05-07T17:14:00Z">
              <w:rPr>
                <w:sz w:val="34"/>
                <w:szCs w:val="28"/>
              </w:rPr>
            </w:rPrChange>
          </w:rPr>
          <w:t>. Tomosha qilayotgan narsamizni, unga sarflayotgan vaqtimizni va undan olayotgan "foydamizni" tanqidiy ko'z bilan baholay olsak, biz va farzandlarimiz uchun yanada sog'lom ma'naviy muhit yaratish mumkin bo'ladi.</w:t>
        </w:r>
      </w:ins>
    </w:p>
    <w:p w14:paraId="0B48F1B5" w14:textId="51AA600E" w:rsidR="00831207" w:rsidRPr="00831207" w:rsidDel="008B5745" w:rsidRDefault="00831207">
      <w:pPr>
        <w:rPr>
          <w:del w:id="454" w:author="Xondamir Tojiboyev" w:date="2026-05-07T22:07:00Z" w16du:dateUtc="2026-05-07T17:07:00Z"/>
          <w:sz w:val="34"/>
          <w:szCs w:val="28"/>
          <w:lang w:val="en-US"/>
        </w:rPr>
      </w:pPr>
      <w:del w:id="455" w:author="Xondamir Tojiboyev" w:date="2026-05-07T22:07:00Z" w16du:dateUtc="2026-05-07T17:07:00Z">
        <w:r w:rsidRPr="00831207" w:rsidDel="008B5745">
          <w:rPr>
            <w:sz w:val="34"/>
            <w:szCs w:val="28"/>
            <w:lang w:val="en-US"/>
          </w:rPr>
          <w:delText>"Seriallar va biz" matnida keltirilgan ilmiy dalillar va statistik ma'lumotlar shuni ko'rsatadiki, zamonaviy seriallar yosh avlod uchun ko'rinmas, ammo chuqur xavf manbayiga aylangan.</w:delText>
        </w:r>
      </w:del>
    </w:p>
    <w:p w14:paraId="086D6D1F" w14:textId="5FBCEFD7" w:rsidR="00831207" w:rsidRPr="00831207" w:rsidDel="008B5745" w:rsidRDefault="00831207">
      <w:pPr>
        <w:rPr>
          <w:del w:id="456" w:author="Xondamir Tojiboyev" w:date="2026-05-07T22:07:00Z" w16du:dateUtc="2026-05-07T17:07:00Z"/>
          <w:sz w:val="34"/>
          <w:szCs w:val="28"/>
          <w:lang w:val="en-US"/>
        </w:rPr>
      </w:pPr>
      <w:del w:id="457" w:author="Xondamir Tojiboyev" w:date="2026-05-07T22:07:00Z" w16du:dateUtc="2026-05-07T17:07:00Z">
        <w:r w:rsidRPr="00831207" w:rsidDel="008B5745">
          <w:rPr>
            <w:sz w:val="34"/>
            <w:szCs w:val="28"/>
            <w:lang w:val="en-US"/>
          </w:rPr>
          <w:delText xml:space="preserve">Seriallar uch yo'nalishda jiddiy zarar keltiradi. </w:delText>
        </w:r>
        <w:r w:rsidRPr="00831207" w:rsidDel="008B5745">
          <w:rPr>
            <w:b/>
            <w:bCs/>
            <w:sz w:val="34"/>
            <w:szCs w:val="28"/>
            <w:lang w:val="en-US"/>
          </w:rPr>
          <w:delText>Birinchidan</w:delText>
        </w:r>
        <w:r w:rsidRPr="00831207" w:rsidDel="008B5745">
          <w:rPr>
            <w:sz w:val="34"/>
            <w:szCs w:val="28"/>
            <w:lang w:val="en-US"/>
          </w:rPr>
          <w:delText xml:space="preserve">, vaqtni bepusht sarflash — kuniga uch soat tomosha qiluvchi inson umrining to'qqiz yilini ekran oldida o'tkazadi. </w:delText>
        </w:r>
        <w:r w:rsidRPr="00831207" w:rsidDel="008B5745">
          <w:rPr>
            <w:b/>
            <w:bCs/>
            <w:sz w:val="34"/>
            <w:szCs w:val="28"/>
            <w:lang w:val="en-US"/>
          </w:rPr>
          <w:delText>Ikkinchidan</w:delText>
        </w:r>
        <w:r w:rsidRPr="00831207" w:rsidDel="008B5745">
          <w:rPr>
            <w:sz w:val="34"/>
            <w:szCs w:val="28"/>
            <w:lang w:val="en-US"/>
          </w:rPr>
          <w:delText xml:space="preserve">, mafkuraviy ta'sir — xorijiy seriallar orqali boshqa xalqlarning qadriyatlari va siyosiy maqsadlari yashirin tarzda singdiriladi. </w:delText>
        </w:r>
        <w:r w:rsidRPr="00831207" w:rsidDel="008B5745">
          <w:rPr>
            <w:b/>
            <w:bCs/>
            <w:sz w:val="34"/>
            <w:szCs w:val="28"/>
            <w:lang w:val="en-US"/>
          </w:rPr>
          <w:delText>Uchinchidan</w:delText>
        </w:r>
        <w:r w:rsidRPr="00831207" w:rsidDel="008B5745">
          <w:rPr>
            <w:sz w:val="34"/>
            <w:szCs w:val="28"/>
            <w:lang w:val="en-US"/>
          </w:rPr>
          <w:delText>, psixologik zarar — serial qaram bo'lib qolish kognitiv buzilish, yakkalanish va axloqiy tanazzulga olib keladi.</w:delText>
        </w:r>
      </w:del>
    </w:p>
    <w:p w14:paraId="68FFF2DC" w14:textId="24681A83" w:rsidR="00831207" w:rsidRPr="00831207" w:rsidDel="008B5745" w:rsidRDefault="00831207">
      <w:pPr>
        <w:rPr>
          <w:del w:id="458" w:author="Xondamir Tojiboyev" w:date="2026-05-07T22:07:00Z" w16du:dateUtc="2026-05-07T17:07:00Z"/>
          <w:sz w:val="34"/>
          <w:szCs w:val="28"/>
          <w:lang w:val="en-US"/>
        </w:rPr>
      </w:pPr>
      <w:del w:id="459" w:author="Xondamir Tojiboyev" w:date="2026-05-07T22:07:00Z" w16du:dateUtc="2026-05-07T17:07:00Z">
        <w:r w:rsidRPr="00831207" w:rsidDel="008B5745">
          <w:rPr>
            <w:sz w:val="34"/>
            <w:szCs w:val="28"/>
            <w:lang w:val="en-US"/>
          </w:rPr>
          <w:delText>Seriallar muammosi shaxsiy zavq masalasi emas — bu milliy va madaniy xavfsizlik masalasidir. Shuning uchun har birimiz tomosha qilayotgan kontentga tanqidiy ko'z bilan qarashni o'rganishimiz zarur.</w:delText>
        </w:r>
      </w:del>
    </w:p>
    <w:p w14:paraId="36AE059F" w14:textId="77777777" w:rsidR="00831207" w:rsidRDefault="00831207" w:rsidP="008B5745">
      <w:pPr>
        <w:rPr>
          <w:lang w:val="en-US"/>
        </w:rPr>
      </w:pPr>
    </w:p>
    <w:p w14:paraId="415BCDBC" w14:textId="77777777" w:rsidR="00831207" w:rsidDel="00175332" w:rsidRDefault="00831207" w:rsidP="00831207">
      <w:pPr>
        <w:rPr>
          <w:del w:id="460" w:author="Xondamir Tojiboyev" w:date="2026-05-07T22:25:00Z" w16du:dateUtc="2026-05-07T17:25:00Z"/>
          <w:lang w:val="en-US"/>
        </w:rPr>
      </w:pPr>
    </w:p>
    <w:p w14:paraId="3F762926" w14:textId="77777777" w:rsidR="00175332" w:rsidRDefault="00175332" w:rsidP="00831207">
      <w:pPr>
        <w:rPr>
          <w:ins w:id="461" w:author="Xondamir Tojiboyev" w:date="2026-05-07T22:25:00Z" w16du:dateUtc="2026-05-07T17:25:00Z"/>
          <w:lang w:val="en-US"/>
        </w:rPr>
      </w:pPr>
    </w:p>
    <w:p w14:paraId="19E877C9" w14:textId="77777777" w:rsidR="00831207" w:rsidDel="00175332" w:rsidRDefault="00831207" w:rsidP="00831207">
      <w:pPr>
        <w:rPr>
          <w:del w:id="462" w:author="Xondamir Tojiboyev" w:date="2026-05-07T22:25:00Z" w16du:dateUtc="2026-05-07T17:25:00Z"/>
          <w:lang w:val="en-US"/>
        </w:rPr>
      </w:pPr>
    </w:p>
    <w:p w14:paraId="18E96864" w14:textId="77777777" w:rsidR="00831207" w:rsidDel="00175332" w:rsidRDefault="00831207" w:rsidP="00831207">
      <w:pPr>
        <w:rPr>
          <w:del w:id="463" w:author="Xondamir Tojiboyev" w:date="2026-05-07T22:25:00Z" w16du:dateUtc="2026-05-07T17:25:00Z"/>
          <w:lang w:val="en-US"/>
        </w:rPr>
      </w:pPr>
    </w:p>
    <w:p w14:paraId="0D947997" w14:textId="77777777" w:rsidR="00831207" w:rsidDel="00175332" w:rsidRDefault="00831207" w:rsidP="00831207">
      <w:pPr>
        <w:rPr>
          <w:del w:id="464" w:author="Xondamir Tojiboyev" w:date="2026-05-07T22:25:00Z" w16du:dateUtc="2026-05-07T17:25:00Z"/>
          <w:lang w:val="en-US"/>
        </w:rPr>
      </w:pPr>
    </w:p>
    <w:p w14:paraId="465170E4" w14:textId="77777777" w:rsidR="00831207" w:rsidDel="00175332" w:rsidRDefault="00831207" w:rsidP="00831207">
      <w:pPr>
        <w:rPr>
          <w:del w:id="465" w:author="Xondamir Tojiboyev" w:date="2026-05-07T22:25:00Z" w16du:dateUtc="2026-05-07T17:25:00Z"/>
          <w:lang w:val="en-US"/>
        </w:rPr>
      </w:pPr>
    </w:p>
    <w:p w14:paraId="5C99089A" w14:textId="77777777" w:rsidR="00831207" w:rsidDel="003F64F8" w:rsidRDefault="00831207" w:rsidP="00831207">
      <w:pPr>
        <w:rPr>
          <w:del w:id="466" w:author="Xondamir Tojiboyev" w:date="2026-05-07T22:07:00Z" w16du:dateUtc="2026-05-07T17:07:00Z"/>
          <w:lang w:val="en-US"/>
        </w:rPr>
      </w:pPr>
    </w:p>
    <w:p w14:paraId="73A34F9F" w14:textId="77777777" w:rsidR="00831207" w:rsidDel="003F64F8" w:rsidRDefault="00831207" w:rsidP="00831207">
      <w:pPr>
        <w:rPr>
          <w:del w:id="467" w:author="Xondamir Tojiboyev" w:date="2026-05-07T22:07:00Z" w16du:dateUtc="2026-05-07T17:07:00Z"/>
          <w:lang w:val="en-US"/>
        </w:rPr>
      </w:pPr>
    </w:p>
    <w:p w14:paraId="38433396" w14:textId="77777777" w:rsidR="00831207" w:rsidDel="003F64F8" w:rsidRDefault="00831207" w:rsidP="00831207">
      <w:pPr>
        <w:rPr>
          <w:del w:id="468" w:author="Xondamir Tojiboyev" w:date="2026-05-07T22:07:00Z" w16du:dateUtc="2026-05-07T17:07:00Z"/>
          <w:lang w:val="en-US"/>
        </w:rPr>
      </w:pPr>
    </w:p>
    <w:p w14:paraId="0C91B4E4" w14:textId="77777777" w:rsidR="00831207" w:rsidDel="003F64F8" w:rsidRDefault="00831207" w:rsidP="00831207">
      <w:pPr>
        <w:rPr>
          <w:del w:id="469" w:author="Xondamir Tojiboyev" w:date="2026-05-07T22:07:00Z" w16du:dateUtc="2026-05-07T17:07:00Z"/>
          <w:lang w:val="en-US"/>
        </w:rPr>
      </w:pPr>
    </w:p>
    <w:p w14:paraId="2B29E9D9" w14:textId="77777777" w:rsidR="00831207" w:rsidDel="003F64F8" w:rsidRDefault="00831207" w:rsidP="00831207">
      <w:pPr>
        <w:rPr>
          <w:del w:id="470" w:author="Xondamir Tojiboyev" w:date="2026-05-07T22:07:00Z" w16du:dateUtc="2026-05-07T17:07:00Z"/>
          <w:lang w:val="en-US"/>
        </w:rPr>
      </w:pPr>
    </w:p>
    <w:p w14:paraId="5F88F16D" w14:textId="77777777" w:rsidR="00831207" w:rsidDel="003F64F8" w:rsidRDefault="00831207" w:rsidP="00831207">
      <w:pPr>
        <w:rPr>
          <w:del w:id="471" w:author="Xondamir Tojiboyev" w:date="2026-05-07T22:07:00Z" w16du:dateUtc="2026-05-07T17:07:00Z"/>
          <w:lang w:val="en-US"/>
        </w:rPr>
      </w:pPr>
    </w:p>
    <w:p w14:paraId="37C1BF3B" w14:textId="77777777" w:rsidR="00831207" w:rsidDel="003F64F8" w:rsidRDefault="00831207" w:rsidP="00831207">
      <w:pPr>
        <w:rPr>
          <w:del w:id="472" w:author="Xondamir Tojiboyev" w:date="2026-05-07T22:07:00Z" w16du:dateUtc="2026-05-07T17:07:00Z"/>
          <w:lang w:val="en-US"/>
        </w:rPr>
      </w:pPr>
    </w:p>
    <w:p w14:paraId="7AC86576" w14:textId="77777777" w:rsidR="00831207" w:rsidRDefault="00831207" w:rsidP="00831207">
      <w:pPr>
        <w:rPr>
          <w:lang w:val="en-US"/>
        </w:rPr>
      </w:pPr>
    </w:p>
    <w:p w14:paraId="397BD440" w14:textId="594EE0A7" w:rsidR="00831207" w:rsidRDefault="00831207" w:rsidP="00831207">
      <w:pPr>
        <w:pStyle w:val="Heading1"/>
        <w:jc w:val="center"/>
        <w:rPr>
          <w:b/>
          <w:bCs/>
          <w:u w:val="single"/>
          <w:lang w:val="en-US"/>
        </w:rPr>
      </w:pPr>
      <w:r>
        <w:rPr>
          <w:b/>
          <w:bCs/>
          <w:u w:val="single"/>
          <w:lang w:val="en-US"/>
        </w:rPr>
        <w:t>Yettinchi mustaqil ishi</w:t>
      </w:r>
    </w:p>
    <w:p w14:paraId="2C12CD7E" w14:textId="77777777" w:rsidR="00D52BE7" w:rsidRPr="00D52BE7" w:rsidRDefault="00D52BE7" w:rsidP="00D52BE7">
      <w:pPr>
        <w:rPr>
          <w:lang w:val="en-US"/>
        </w:rPr>
      </w:pPr>
    </w:p>
    <w:p w14:paraId="1E4BF798" w14:textId="16928A5D" w:rsidR="00D52BE7" w:rsidRPr="00D52BE7" w:rsidRDefault="00D52BE7" w:rsidP="00D52BE7">
      <w:pPr>
        <w:rPr>
          <w:b/>
          <w:bCs/>
          <w:sz w:val="36"/>
          <w:szCs w:val="30"/>
          <w:lang w:val="en-US"/>
        </w:rPr>
      </w:pPr>
      <w:r w:rsidRPr="00D52BE7">
        <w:rPr>
          <w:b/>
          <w:bCs/>
          <w:sz w:val="36"/>
          <w:szCs w:val="30"/>
          <w:lang w:val="en-US"/>
        </w:rPr>
        <w:t>"Inson va tabiat munosabati" mavzusida savollar</w:t>
      </w:r>
    </w:p>
    <w:p w14:paraId="1B6166BA" w14:textId="1C90C12C" w:rsidR="00F83A59" w:rsidRPr="00F83A59" w:rsidRDefault="00F83A59">
      <w:pPr>
        <w:pStyle w:val="ListParagraph"/>
        <w:numPr>
          <w:ilvl w:val="0"/>
          <w:numId w:val="9"/>
        </w:numPr>
        <w:rPr>
          <w:ins w:id="473" w:author="Xondamir Tojiboyev" w:date="2026-05-07T22:10:00Z"/>
          <w:b/>
          <w:bCs/>
          <w:sz w:val="36"/>
          <w:szCs w:val="30"/>
          <w:lang w:val="en-US"/>
          <w:rPrChange w:id="474" w:author="Xondamir Tojiboyev" w:date="2026-05-07T22:10:00Z" w16du:dateUtc="2026-05-07T17:10:00Z">
            <w:rPr>
              <w:ins w:id="475" w:author="Xondamir Tojiboyev" w:date="2026-05-07T22:10:00Z"/>
              <w:b/>
              <w:bCs/>
              <w:sz w:val="36"/>
              <w:szCs w:val="30"/>
            </w:rPr>
          </w:rPrChange>
        </w:rPr>
        <w:pPrChange w:id="476" w:author="Xondamir Tojiboyev" w:date="2026-05-07T22:10:00Z" w16du:dateUtc="2026-05-07T17:10:00Z">
          <w:pPr/>
        </w:pPrChange>
      </w:pPr>
      <w:ins w:id="477" w:author="Xondamir Tojiboyev" w:date="2026-05-07T22:10:00Z">
        <w:r w:rsidRPr="00F83A59">
          <w:rPr>
            <w:b/>
            <w:bCs/>
            <w:sz w:val="36"/>
            <w:szCs w:val="30"/>
            <w:lang w:val="en-US"/>
            <w:rPrChange w:id="478" w:author="Xondamir Tojiboyev" w:date="2026-05-07T22:10:00Z" w16du:dateUtc="2026-05-07T17:10:00Z">
              <w:rPr>
                <w:b/>
                <w:bCs/>
                <w:sz w:val="36"/>
                <w:szCs w:val="30"/>
              </w:rPr>
            </w:rPrChange>
          </w:rPr>
          <w:t xml:space="preserve">Rasmda daraxt va inson o‘rtasidagi qanday munosabat tasvirlangan? </w:t>
        </w:r>
      </w:ins>
    </w:p>
    <w:p w14:paraId="02AEA313" w14:textId="345DDC89" w:rsidR="00F83A59" w:rsidRPr="00F83A59" w:rsidRDefault="00F83A59">
      <w:pPr>
        <w:pStyle w:val="ListParagraph"/>
        <w:numPr>
          <w:ilvl w:val="0"/>
          <w:numId w:val="9"/>
        </w:numPr>
        <w:rPr>
          <w:ins w:id="479" w:author="Xondamir Tojiboyev" w:date="2026-05-07T22:10:00Z"/>
          <w:b/>
          <w:bCs/>
          <w:sz w:val="36"/>
          <w:szCs w:val="30"/>
          <w:lang w:val="en-US"/>
          <w:rPrChange w:id="480" w:author="Xondamir Tojiboyev" w:date="2026-05-07T22:10:00Z" w16du:dateUtc="2026-05-07T17:10:00Z">
            <w:rPr>
              <w:ins w:id="481" w:author="Xondamir Tojiboyev" w:date="2026-05-07T22:10:00Z"/>
              <w:b/>
              <w:bCs/>
              <w:sz w:val="36"/>
              <w:szCs w:val="30"/>
            </w:rPr>
          </w:rPrChange>
        </w:rPr>
        <w:pPrChange w:id="482" w:author="Xondamir Tojiboyev" w:date="2026-05-07T22:10:00Z" w16du:dateUtc="2026-05-07T17:10:00Z">
          <w:pPr/>
        </w:pPrChange>
      </w:pPr>
      <w:ins w:id="483" w:author="Xondamir Tojiboyev" w:date="2026-05-07T22:10:00Z">
        <w:r w:rsidRPr="00F83A59">
          <w:rPr>
            <w:b/>
            <w:bCs/>
            <w:sz w:val="36"/>
            <w:szCs w:val="30"/>
            <w:lang w:val="en-US"/>
            <w:rPrChange w:id="484" w:author="Xondamir Tojiboyev" w:date="2026-05-07T22:10:00Z" w16du:dateUtc="2026-05-07T17:10:00Z">
              <w:rPr>
                <w:b/>
                <w:bCs/>
                <w:sz w:val="36"/>
                <w:szCs w:val="30"/>
              </w:rPr>
            </w:rPrChange>
          </w:rPr>
          <w:t xml:space="preserve">Nima uchun daraxt insonga meva bermoqda deb o‘ylaysiz? </w:t>
        </w:r>
      </w:ins>
    </w:p>
    <w:p w14:paraId="00B2B78B" w14:textId="2400A895" w:rsidR="00F83A59" w:rsidRPr="00F83A59" w:rsidRDefault="00F83A59">
      <w:pPr>
        <w:pStyle w:val="ListParagraph"/>
        <w:numPr>
          <w:ilvl w:val="0"/>
          <w:numId w:val="9"/>
        </w:numPr>
        <w:rPr>
          <w:ins w:id="485" w:author="Xondamir Tojiboyev" w:date="2026-05-07T22:10:00Z"/>
          <w:b/>
          <w:bCs/>
          <w:sz w:val="36"/>
          <w:szCs w:val="30"/>
          <w:lang w:val="en-US"/>
          <w:rPrChange w:id="486" w:author="Xondamir Tojiboyev" w:date="2026-05-07T22:10:00Z" w16du:dateUtc="2026-05-07T17:10:00Z">
            <w:rPr>
              <w:ins w:id="487" w:author="Xondamir Tojiboyev" w:date="2026-05-07T22:10:00Z"/>
              <w:b/>
              <w:bCs/>
              <w:sz w:val="36"/>
              <w:szCs w:val="30"/>
            </w:rPr>
          </w:rPrChange>
        </w:rPr>
        <w:pPrChange w:id="488" w:author="Xondamir Tojiboyev" w:date="2026-05-07T22:10:00Z" w16du:dateUtc="2026-05-07T17:10:00Z">
          <w:pPr/>
        </w:pPrChange>
      </w:pPr>
      <w:ins w:id="489" w:author="Xondamir Tojiboyev" w:date="2026-05-07T22:10:00Z">
        <w:r w:rsidRPr="00F83A59">
          <w:rPr>
            <w:b/>
            <w:bCs/>
            <w:sz w:val="36"/>
            <w:szCs w:val="30"/>
            <w:lang w:val="en-US"/>
            <w:rPrChange w:id="490" w:author="Xondamir Tojiboyev" w:date="2026-05-07T22:10:00Z" w16du:dateUtc="2026-05-07T17:10:00Z">
              <w:rPr>
                <w:b/>
                <w:bCs/>
                <w:sz w:val="36"/>
                <w:szCs w:val="30"/>
              </w:rPr>
            </w:rPrChange>
          </w:rPr>
          <w:t xml:space="preserve">Insonning qo‘lidagi bolta nimani anglatishi mumkin? </w:t>
        </w:r>
      </w:ins>
    </w:p>
    <w:p w14:paraId="63380658" w14:textId="23E5070F" w:rsidR="00F83A59" w:rsidRPr="00F83A59" w:rsidRDefault="00F83A59">
      <w:pPr>
        <w:pStyle w:val="ListParagraph"/>
        <w:numPr>
          <w:ilvl w:val="0"/>
          <w:numId w:val="9"/>
        </w:numPr>
        <w:rPr>
          <w:ins w:id="491" w:author="Xondamir Tojiboyev" w:date="2026-05-07T22:10:00Z"/>
          <w:b/>
          <w:bCs/>
          <w:sz w:val="36"/>
          <w:szCs w:val="30"/>
          <w:lang w:val="en-US"/>
          <w:rPrChange w:id="492" w:author="Xondamir Tojiboyev" w:date="2026-05-07T22:10:00Z" w16du:dateUtc="2026-05-07T17:10:00Z">
            <w:rPr>
              <w:ins w:id="493" w:author="Xondamir Tojiboyev" w:date="2026-05-07T22:10:00Z"/>
              <w:b/>
              <w:bCs/>
              <w:sz w:val="36"/>
              <w:szCs w:val="30"/>
            </w:rPr>
          </w:rPrChange>
        </w:rPr>
        <w:pPrChange w:id="494" w:author="Xondamir Tojiboyev" w:date="2026-05-07T22:10:00Z" w16du:dateUtc="2026-05-07T17:10:00Z">
          <w:pPr/>
        </w:pPrChange>
      </w:pPr>
      <w:ins w:id="495" w:author="Xondamir Tojiboyev" w:date="2026-05-07T22:10:00Z">
        <w:r w:rsidRPr="00F83A59">
          <w:rPr>
            <w:b/>
            <w:bCs/>
            <w:sz w:val="36"/>
            <w:szCs w:val="30"/>
            <w:lang w:val="en-US"/>
            <w:rPrChange w:id="496" w:author="Xondamir Tojiboyev" w:date="2026-05-07T22:10:00Z" w16du:dateUtc="2026-05-07T17:10:00Z">
              <w:rPr>
                <w:b/>
                <w:bCs/>
                <w:sz w:val="36"/>
                <w:szCs w:val="30"/>
              </w:rPr>
            </w:rPrChange>
          </w:rPr>
          <w:t xml:space="preserve">Tabiat insonlarga qanday foyda keltiradi? </w:t>
        </w:r>
      </w:ins>
    </w:p>
    <w:p w14:paraId="77584D4E" w14:textId="50CD5B6C" w:rsidR="00F83A59" w:rsidRPr="00F83A59" w:rsidRDefault="00F83A59">
      <w:pPr>
        <w:pStyle w:val="ListParagraph"/>
        <w:numPr>
          <w:ilvl w:val="0"/>
          <w:numId w:val="9"/>
        </w:numPr>
        <w:rPr>
          <w:ins w:id="497" w:author="Xondamir Tojiboyev" w:date="2026-05-07T22:10:00Z"/>
          <w:b/>
          <w:bCs/>
          <w:sz w:val="36"/>
          <w:szCs w:val="30"/>
          <w:lang w:val="en-US"/>
          <w:rPrChange w:id="498" w:author="Xondamir Tojiboyev" w:date="2026-05-07T22:10:00Z" w16du:dateUtc="2026-05-07T17:10:00Z">
            <w:rPr>
              <w:ins w:id="499" w:author="Xondamir Tojiboyev" w:date="2026-05-07T22:10:00Z"/>
              <w:b/>
              <w:bCs/>
              <w:sz w:val="36"/>
              <w:szCs w:val="30"/>
            </w:rPr>
          </w:rPrChange>
        </w:rPr>
        <w:pPrChange w:id="500" w:author="Xondamir Tojiboyev" w:date="2026-05-07T22:10:00Z" w16du:dateUtc="2026-05-07T17:10:00Z">
          <w:pPr/>
        </w:pPrChange>
      </w:pPr>
      <w:ins w:id="501" w:author="Xondamir Tojiboyev" w:date="2026-05-07T22:10:00Z">
        <w:r w:rsidRPr="00F83A59">
          <w:rPr>
            <w:b/>
            <w:bCs/>
            <w:sz w:val="36"/>
            <w:szCs w:val="30"/>
            <w:lang w:val="en-US"/>
            <w:rPrChange w:id="502" w:author="Xondamir Tojiboyev" w:date="2026-05-07T22:10:00Z" w16du:dateUtc="2026-05-07T17:10:00Z">
              <w:rPr>
                <w:b/>
                <w:bCs/>
                <w:sz w:val="36"/>
                <w:szCs w:val="30"/>
              </w:rPr>
            </w:rPrChange>
          </w:rPr>
          <w:t xml:space="preserve">Inson tabiatga zarar yetkazsa, qanday oqibatlar yuz beradi? </w:t>
        </w:r>
      </w:ins>
    </w:p>
    <w:p w14:paraId="119A934A" w14:textId="4D8A5907" w:rsidR="00F83A59" w:rsidRPr="00F83A59" w:rsidRDefault="00F83A59">
      <w:pPr>
        <w:pStyle w:val="ListParagraph"/>
        <w:numPr>
          <w:ilvl w:val="0"/>
          <w:numId w:val="9"/>
        </w:numPr>
        <w:rPr>
          <w:ins w:id="503" w:author="Xondamir Tojiboyev" w:date="2026-05-07T22:10:00Z"/>
          <w:b/>
          <w:bCs/>
          <w:sz w:val="36"/>
          <w:szCs w:val="30"/>
          <w:lang w:val="en-US"/>
          <w:rPrChange w:id="504" w:author="Xondamir Tojiboyev" w:date="2026-05-07T22:10:00Z" w16du:dateUtc="2026-05-07T17:10:00Z">
            <w:rPr>
              <w:ins w:id="505" w:author="Xondamir Tojiboyev" w:date="2026-05-07T22:10:00Z"/>
              <w:b/>
              <w:bCs/>
              <w:sz w:val="36"/>
              <w:szCs w:val="30"/>
            </w:rPr>
          </w:rPrChange>
        </w:rPr>
        <w:pPrChange w:id="506" w:author="Xondamir Tojiboyev" w:date="2026-05-07T22:10:00Z" w16du:dateUtc="2026-05-07T17:10:00Z">
          <w:pPr/>
        </w:pPrChange>
      </w:pPr>
      <w:ins w:id="507" w:author="Xondamir Tojiboyev" w:date="2026-05-07T22:10:00Z">
        <w:r w:rsidRPr="00F83A59">
          <w:rPr>
            <w:b/>
            <w:bCs/>
            <w:sz w:val="36"/>
            <w:szCs w:val="30"/>
            <w:lang w:val="en-US"/>
            <w:rPrChange w:id="508" w:author="Xondamir Tojiboyev" w:date="2026-05-07T22:10:00Z" w16du:dateUtc="2026-05-07T17:10:00Z">
              <w:rPr>
                <w:b/>
                <w:bCs/>
                <w:sz w:val="36"/>
                <w:szCs w:val="30"/>
              </w:rPr>
            </w:rPrChange>
          </w:rPr>
          <w:t xml:space="preserve">Daraxtning inson tomoniga mehr bilan qarashi nimani ifodalaydi? </w:t>
        </w:r>
      </w:ins>
    </w:p>
    <w:p w14:paraId="72112B5D" w14:textId="7F7079A3" w:rsidR="00F83A59" w:rsidRPr="00F83A59" w:rsidRDefault="00F83A59">
      <w:pPr>
        <w:pStyle w:val="ListParagraph"/>
        <w:numPr>
          <w:ilvl w:val="0"/>
          <w:numId w:val="9"/>
        </w:numPr>
        <w:rPr>
          <w:ins w:id="509" w:author="Xondamir Tojiboyev" w:date="2026-05-07T22:10:00Z"/>
          <w:b/>
          <w:bCs/>
          <w:sz w:val="36"/>
          <w:szCs w:val="30"/>
          <w:lang w:val="en-US"/>
          <w:rPrChange w:id="510" w:author="Xondamir Tojiboyev" w:date="2026-05-07T22:10:00Z" w16du:dateUtc="2026-05-07T17:10:00Z">
            <w:rPr>
              <w:ins w:id="511" w:author="Xondamir Tojiboyev" w:date="2026-05-07T22:10:00Z"/>
              <w:b/>
              <w:bCs/>
              <w:sz w:val="36"/>
              <w:szCs w:val="30"/>
            </w:rPr>
          </w:rPrChange>
        </w:rPr>
        <w:pPrChange w:id="512" w:author="Xondamir Tojiboyev" w:date="2026-05-07T22:10:00Z" w16du:dateUtc="2026-05-07T17:10:00Z">
          <w:pPr/>
        </w:pPrChange>
      </w:pPr>
      <w:ins w:id="513" w:author="Xondamir Tojiboyev" w:date="2026-05-07T22:10:00Z">
        <w:r w:rsidRPr="00F83A59">
          <w:rPr>
            <w:b/>
            <w:bCs/>
            <w:sz w:val="36"/>
            <w:szCs w:val="30"/>
            <w:lang w:val="en-US"/>
            <w:rPrChange w:id="514" w:author="Xondamir Tojiboyev" w:date="2026-05-07T22:10:00Z" w16du:dateUtc="2026-05-07T17:10:00Z">
              <w:rPr>
                <w:b/>
                <w:bCs/>
                <w:sz w:val="36"/>
                <w:szCs w:val="30"/>
              </w:rPr>
            </w:rPrChange>
          </w:rPr>
          <w:t xml:space="preserve">Sizningcha, inson tabiatga qanday munosabatda bo‘lishi kerak? </w:t>
        </w:r>
      </w:ins>
    </w:p>
    <w:p w14:paraId="17B97271" w14:textId="156FB61C" w:rsidR="00F83A59" w:rsidRPr="00F83A59" w:rsidRDefault="00F83A59">
      <w:pPr>
        <w:pStyle w:val="ListParagraph"/>
        <w:numPr>
          <w:ilvl w:val="0"/>
          <w:numId w:val="9"/>
        </w:numPr>
        <w:rPr>
          <w:ins w:id="515" w:author="Xondamir Tojiboyev" w:date="2026-05-07T22:10:00Z"/>
          <w:b/>
          <w:bCs/>
          <w:sz w:val="36"/>
          <w:szCs w:val="30"/>
          <w:lang w:val="en-US"/>
          <w:rPrChange w:id="516" w:author="Xondamir Tojiboyev" w:date="2026-05-07T22:10:00Z" w16du:dateUtc="2026-05-07T17:10:00Z">
            <w:rPr>
              <w:ins w:id="517" w:author="Xondamir Tojiboyev" w:date="2026-05-07T22:10:00Z"/>
              <w:b/>
              <w:bCs/>
              <w:sz w:val="36"/>
              <w:szCs w:val="30"/>
            </w:rPr>
          </w:rPrChange>
        </w:rPr>
        <w:pPrChange w:id="518" w:author="Xondamir Tojiboyev" w:date="2026-05-07T22:10:00Z" w16du:dateUtc="2026-05-07T17:10:00Z">
          <w:pPr/>
        </w:pPrChange>
      </w:pPr>
      <w:ins w:id="519" w:author="Xondamir Tojiboyev" w:date="2026-05-07T22:10:00Z">
        <w:r w:rsidRPr="00F83A59">
          <w:rPr>
            <w:b/>
            <w:bCs/>
            <w:sz w:val="36"/>
            <w:szCs w:val="30"/>
            <w:lang w:val="en-US"/>
            <w:rPrChange w:id="520" w:author="Xondamir Tojiboyev" w:date="2026-05-07T22:10:00Z" w16du:dateUtc="2026-05-07T17:10:00Z">
              <w:rPr>
                <w:b/>
                <w:bCs/>
                <w:sz w:val="36"/>
                <w:szCs w:val="30"/>
              </w:rPr>
            </w:rPrChange>
          </w:rPr>
          <w:t xml:space="preserve">Daraxtlarni asrash nima uchun muhim hisoblanadi? </w:t>
        </w:r>
      </w:ins>
    </w:p>
    <w:p w14:paraId="4D404B64" w14:textId="77777777" w:rsidR="00F83A59" w:rsidRDefault="00F83A59" w:rsidP="00F83A59">
      <w:pPr>
        <w:pStyle w:val="ListParagraph"/>
        <w:rPr>
          <w:ins w:id="521" w:author="Xondamir Tojiboyev" w:date="2026-05-07T22:11:00Z" w16du:dateUtc="2026-05-07T17:11:00Z"/>
          <w:b/>
          <w:bCs/>
          <w:sz w:val="36"/>
          <w:szCs w:val="30"/>
          <w:lang w:val="en-US"/>
        </w:rPr>
      </w:pPr>
      <w:ins w:id="522" w:author="Xondamir Tojiboyev" w:date="2026-05-07T22:10:00Z">
        <w:r w:rsidRPr="00F83A59">
          <w:rPr>
            <w:b/>
            <w:bCs/>
            <w:sz w:val="36"/>
            <w:szCs w:val="30"/>
            <w:lang w:val="en-US"/>
            <w:rPrChange w:id="523" w:author="Xondamir Tojiboyev" w:date="2026-05-07T22:10:00Z" w16du:dateUtc="2026-05-07T17:10:00Z">
              <w:rPr>
                <w:b/>
                <w:bCs/>
                <w:sz w:val="36"/>
                <w:szCs w:val="30"/>
              </w:rPr>
            </w:rPrChange>
          </w:rPr>
          <w:t xml:space="preserve">Rasm orqali qanday ekologik muammo yoritilgan deb o‘ylaysiz? </w:t>
        </w:r>
      </w:ins>
    </w:p>
    <w:p w14:paraId="6BDF1330" w14:textId="77777777" w:rsidR="00F83A59" w:rsidRDefault="00F83A59" w:rsidP="00F83A59">
      <w:pPr>
        <w:pStyle w:val="ListParagraph"/>
        <w:rPr>
          <w:ins w:id="524" w:author="Xondamir Tojiboyev" w:date="2026-05-07T22:11:00Z" w16du:dateUtc="2026-05-07T17:11:00Z"/>
          <w:b/>
          <w:bCs/>
          <w:sz w:val="36"/>
          <w:szCs w:val="30"/>
          <w:lang w:val="en-US"/>
        </w:rPr>
      </w:pPr>
    </w:p>
    <w:p w14:paraId="63663432" w14:textId="3E3D35A8" w:rsidR="00D52BE7" w:rsidRPr="00F83A59" w:rsidDel="00F83A59" w:rsidRDefault="00F83A59">
      <w:pPr>
        <w:pStyle w:val="ListParagraph"/>
        <w:numPr>
          <w:ilvl w:val="0"/>
          <w:numId w:val="10"/>
        </w:numPr>
        <w:rPr>
          <w:del w:id="525" w:author="Xondamir Tojiboyev" w:date="2026-05-07T22:10:00Z" w16du:dateUtc="2026-05-07T17:10:00Z"/>
          <w:b/>
          <w:bCs/>
          <w:sz w:val="36"/>
          <w:szCs w:val="30"/>
          <w:lang w:val="en-US"/>
          <w:rPrChange w:id="526" w:author="Xondamir Tojiboyev" w:date="2026-05-07T22:10:00Z" w16du:dateUtc="2026-05-07T17:10:00Z">
            <w:rPr>
              <w:del w:id="527" w:author="Xondamir Tojiboyev" w:date="2026-05-07T22:10:00Z" w16du:dateUtc="2026-05-07T17:10:00Z"/>
              <w:lang w:val="en-US"/>
            </w:rPr>
          </w:rPrChange>
        </w:rPr>
        <w:pPrChange w:id="528" w:author="Xondamir Tojiboyev" w:date="2026-05-07T22:11:00Z" w16du:dateUtc="2026-05-07T17:11:00Z">
          <w:pPr/>
        </w:pPrChange>
      </w:pPr>
      <w:ins w:id="529" w:author="Xondamir Tojiboyev" w:date="2026-05-07T22:10:00Z">
        <w:r w:rsidRPr="00F83A59">
          <w:rPr>
            <w:b/>
            <w:bCs/>
            <w:sz w:val="36"/>
            <w:szCs w:val="30"/>
            <w:lang w:val="en-US"/>
            <w:rPrChange w:id="530" w:author="Xondamir Tojiboyev" w:date="2026-05-07T22:10:00Z" w16du:dateUtc="2026-05-07T17:10:00Z">
              <w:rPr>
                <w:b/>
                <w:bCs/>
                <w:sz w:val="36"/>
                <w:szCs w:val="30"/>
              </w:rPr>
            </w:rPrChange>
          </w:rPr>
          <w:t>“Inson va tabiat munosabati” mavzusida ushbu rasm qanday xulosa chiqarishga yordam beradi?</w:t>
        </w:r>
      </w:ins>
      <w:del w:id="531" w:author="Xondamir Tojiboyev" w:date="2026-05-07T22:10:00Z" w16du:dateUtc="2026-05-07T17:10:00Z">
        <w:r w:rsidR="00D52BE7" w:rsidRPr="00F83A59" w:rsidDel="00F83A59">
          <w:rPr>
            <w:b/>
            <w:bCs/>
            <w:sz w:val="36"/>
            <w:szCs w:val="30"/>
            <w:lang w:val="en-US"/>
            <w:rPrChange w:id="532" w:author="Xondamir Tojiboyev" w:date="2026-05-07T22:10:00Z" w16du:dateUtc="2026-05-07T17:10:00Z">
              <w:rPr>
                <w:lang w:val="en-US"/>
              </w:rPr>
            </w:rPrChange>
          </w:rPr>
          <w:delText>1.</w:delText>
        </w:r>
        <w:r w:rsidR="00D52BE7" w:rsidRPr="00F83A59" w:rsidDel="00F83A59">
          <w:rPr>
            <w:sz w:val="36"/>
            <w:szCs w:val="30"/>
            <w:lang w:val="en-US"/>
            <w:rPrChange w:id="533" w:author="Xondamir Tojiboyev" w:date="2026-05-07T22:10:00Z" w16du:dateUtc="2026-05-07T17:10:00Z">
              <w:rPr>
                <w:lang w:val="en-US"/>
              </w:rPr>
            </w:rPrChange>
          </w:rPr>
          <w:delText xml:space="preserve"> Rasmdagi daraxt va inson o'rtasidagi munosabat qanday tuyg'ularni uyg'otadi va nima uchun?</w:delText>
        </w:r>
      </w:del>
    </w:p>
    <w:p w14:paraId="62ED41EC" w14:textId="5A4A8649" w:rsidR="00D52BE7" w:rsidRPr="00D52BE7" w:rsidDel="00F83A59" w:rsidRDefault="00D52BE7">
      <w:pPr>
        <w:pStyle w:val="ListParagraph"/>
        <w:rPr>
          <w:del w:id="534" w:author="Xondamir Tojiboyev" w:date="2026-05-07T22:10:00Z" w16du:dateUtc="2026-05-07T17:10:00Z"/>
          <w:lang w:val="en-US"/>
        </w:rPr>
        <w:pPrChange w:id="535" w:author="Xondamir Tojiboyev" w:date="2026-05-07T22:10:00Z" w16du:dateUtc="2026-05-07T17:10:00Z">
          <w:pPr/>
        </w:pPrChange>
      </w:pPr>
      <w:del w:id="536" w:author="Xondamir Tojiboyev" w:date="2026-05-07T22:10:00Z" w16du:dateUtc="2026-05-07T17:10:00Z">
        <w:r w:rsidRPr="00D52BE7" w:rsidDel="00F83A59">
          <w:rPr>
            <w:lang w:val="en-US"/>
          </w:rPr>
          <w:delText>2. Daraxt insonga meva uzatayotgan bo'lsa-da, inson nega bolta ko'targan — bu qanday ramziy ma'noni anglatadi?</w:delText>
        </w:r>
      </w:del>
    </w:p>
    <w:p w14:paraId="4306D9D2" w14:textId="3EE1B71C" w:rsidR="00D52BE7" w:rsidRPr="00D52BE7" w:rsidDel="00F83A59" w:rsidRDefault="00D52BE7">
      <w:pPr>
        <w:pStyle w:val="ListParagraph"/>
        <w:rPr>
          <w:del w:id="537" w:author="Xondamir Tojiboyev" w:date="2026-05-07T22:10:00Z" w16du:dateUtc="2026-05-07T17:10:00Z"/>
          <w:lang w:val="en-US"/>
        </w:rPr>
        <w:pPrChange w:id="538" w:author="Xondamir Tojiboyev" w:date="2026-05-07T22:10:00Z" w16du:dateUtc="2026-05-07T17:10:00Z">
          <w:pPr/>
        </w:pPrChange>
      </w:pPr>
      <w:del w:id="539" w:author="Xondamir Tojiboyev" w:date="2026-05-07T22:10:00Z" w16du:dateUtc="2026-05-07T17:10:00Z">
        <w:r w:rsidRPr="00D52BE7" w:rsidDel="00F83A59">
          <w:rPr>
            <w:lang w:val="en-US"/>
          </w:rPr>
          <w:delText>3. Tabiat insonga nimal</w:delText>
        </w:r>
        <w:r w:rsidRPr="00D52BE7" w:rsidDel="00F83A59">
          <w:delText>ар</w:delText>
        </w:r>
        <w:r w:rsidRPr="00D52BE7" w:rsidDel="00F83A59">
          <w:rPr>
            <w:lang w:val="en-US"/>
          </w:rPr>
          <w:delText>ni beradi va inson tabiatga evaziga nima qaytaradi?</w:delText>
        </w:r>
      </w:del>
    </w:p>
    <w:p w14:paraId="78DF1405" w14:textId="19F700B1" w:rsidR="00D52BE7" w:rsidRPr="00D52BE7" w:rsidDel="00F83A59" w:rsidRDefault="00D52BE7">
      <w:pPr>
        <w:pStyle w:val="ListParagraph"/>
        <w:rPr>
          <w:del w:id="540" w:author="Xondamir Tojiboyev" w:date="2026-05-07T22:10:00Z" w16du:dateUtc="2026-05-07T17:10:00Z"/>
          <w:lang w:val="en-US"/>
        </w:rPr>
        <w:pPrChange w:id="541" w:author="Xondamir Tojiboyev" w:date="2026-05-07T22:10:00Z" w16du:dateUtc="2026-05-07T17:10:00Z">
          <w:pPr/>
        </w:pPrChange>
      </w:pPr>
      <w:del w:id="542" w:author="Xondamir Tojiboyev" w:date="2026-05-07T22:10:00Z" w16du:dateUtc="2026-05-07T17:10:00Z">
        <w:r w:rsidRPr="00D52BE7" w:rsidDel="00F83A59">
          <w:rPr>
            <w:lang w:val="en-US"/>
          </w:rPr>
          <w:delText>4. Inson tabiatni yo'q qilish orqali aslida nimani yo'qotmoqda?</w:delText>
        </w:r>
      </w:del>
    </w:p>
    <w:p w14:paraId="210FEFA4" w14:textId="08F66129" w:rsidR="00D52BE7" w:rsidRPr="00D52BE7" w:rsidDel="00F83A59" w:rsidRDefault="00D52BE7">
      <w:pPr>
        <w:pStyle w:val="ListParagraph"/>
        <w:rPr>
          <w:del w:id="543" w:author="Xondamir Tojiboyev" w:date="2026-05-07T22:10:00Z" w16du:dateUtc="2026-05-07T17:10:00Z"/>
          <w:lang w:val="en-US"/>
        </w:rPr>
        <w:pPrChange w:id="544" w:author="Xondamir Tojiboyev" w:date="2026-05-07T22:10:00Z" w16du:dateUtc="2026-05-07T17:10:00Z">
          <w:pPr/>
        </w:pPrChange>
      </w:pPr>
      <w:del w:id="545" w:author="Xondamir Tojiboyev" w:date="2026-05-07T22:10:00Z" w16du:dateUtc="2026-05-07T17:10:00Z">
        <w:r w:rsidRPr="00D52BE7" w:rsidDel="00F83A59">
          <w:rPr>
            <w:lang w:val="en-US"/>
          </w:rPr>
          <w:delText>5. "Tabiat insonning do'sti yoki dushmani" — siz qaysi fikrga qo'shilasiz va nima uchun?</w:delText>
        </w:r>
      </w:del>
    </w:p>
    <w:p w14:paraId="7B6928BD" w14:textId="021381F9" w:rsidR="00D52BE7" w:rsidRPr="00D52BE7" w:rsidDel="00F83A59" w:rsidRDefault="00D52BE7">
      <w:pPr>
        <w:pStyle w:val="ListParagraph"/>
        <w:rPr>
          <w:del w:id="546" w:author="Xondamir Tojiboyev" w:date="2026-05-07T22:10:00Z" w16du:dateUtc="2026-05-07T17:10:00Z"/>
          <w:lang w:val="en-US"/>
        </w:rPr>
        <w:pPrChange w:id="547" w:author="Xondamir Tojiboyev" w:date="2026-05-07T22:10:00Z" w16du:dateUtc="2026-05-07T17:10:00Z">
          <w:pPr/>
        </w:pPrChange>
      </w:pPr>
      <w:del w:id="548" w:author="Xondamir Tojiboyev" w:date="2026-05-07T22:10:00Z" w16du:dateUtc="2026-05-07T17:10:00Z">
        <w:r w:rsidRPr="00D52BE7" w:rsidDel="00F83A59">
          <w:rPr>
            <w:lang w:val="en-US"/>
          </w:rPr>
          <w:delText>6. Rasmda tasvirlangan vaziyatni real hayotda qanday misollar bilan izohlay olasiz?</w:delText>
        </w:r>
      </w:del>
    </w:p>
    <w:p w14:paraId="0C4CC36A" w14:textId="0AF2B16B" w:rsidR="00D52BE7" w:rsidRPr="00D52BE7" w:rsidDel="00F83A59" w:rsidRDefault="00D52BE7">
      <w:pPr>
        <w:pStyle w:val="ListParagraph"/>
        <w:rPr>
          <w:del w:id="549" w:author="Xondamir Tojiboyev" w:date="2026-05-07T22:10:00Z" w16du:dateUtc="2026-05-07T17:10:00Z"/>
          <w:lang w:val="en-US"/>
        </w:rPr>
        <w:pPrChange w:id="550" w:author="Xondamir Tojiboyev" w:date="2026-05-07T22:10:00Z" w16du:dateUtc="2026-05-07T17:10:00Z">
          <w:pPr/>
        </w:pPrChange>
      </w:pPr>
      <w:del w:id="551" w:author="Xondamir Tojiboyev" w:date="2026-05-07T22:10:00Z" w16du:dateUtc="2026-05-07T17:10:00Z">
        <w:r w:rsidRPr="00D52BE7" w:rsidDel="00F83A59">
          <w:rPr>
            <w:lang w:val="en-US"/>
          </w:rPr>
          <w:delText>7. Agar siz rasmdagi daraxt o'rnida bo'lganingizda, insonga nima degan bo'lardingiz?</w:delText>
        </w:r>
      </w:del>
    </w:p>
    <w:p w14:paraId="77F16A95" w14:textId="22EEF963" w:rsidR="00D52BE7" w:rsidRPr="00D52BE7" w:rsidDel="00F83A59" w:rsidRDefault="00D52BE7">
      <w:pPr>
        <w:pStyle w:val="ListParagraph"/>
        <w:rPr>
          <w:del w:id="552" w:author="Xondamir Tojiboyev" w:date="2026-05-07T22:10:00Z" w16du:dateUtc="2026-05-07T17:10:00Z"/>
          <w:lang w:val="en-US"/>
        </w:rPr>
        <w:pPrChange w:id="553" w:author="Xondamir Tojiboyev" w:date="2026-05-07T22:10:00Z" w16du:dateUtc="2026-05-07T17:10:00Z">
          <w:pPr/>
        </w:pPrChange>
      </w:pPr>
      <w:del w:id="554" w:author="Xondamir Tojiboyev" w:date="2026-05-07T22:10:00Z" w16du:dateUtc="2026-05-07T17:10:00Z">
        <w:r w:rsidRPr="00D52BE7" w:rsidDel="00F83A59">
          <w:rPr>
            <w:lang w:val="en-US"/>
          </w:rPr>
          <w:delText>8. Tabiatni muhofaza qilish faqat davlat vazifasimi yoki har bir insonning burchi hammi?</w:delText>
        </w:r>
      </w:del>
    </w:p>
    <w:p w14:paraId="0392D55C" w14:textId="5A98DEC4" w:rsidR="00D52BE7" w:rsidRPr="00D52BE7" w:rsidDel="00F83A59" w:rsidRDefault="00D52BE7">
      <w:pPr>
        <w:pStyle w:val="ListParagraph"/>
        <w:rPr>
          <w:del w:id="555" w:author="Xondamir Tojiboyev" w:date="2026-05-07T22:10:00Z" w16du:dateUtc="2026-05-07T17:10:00Z"/>
          <w:lang w:val="en-US"/>
        </w:rPr>
        <w:pPrChange w:id="556" w:author="Xondamir Tojiboyev" w:date="2026-05-07T22:10:00Z" w16du:dateUtc="2026-05-07T17:10:00Z">
          <w:pPr/>
        </w:pPrChange>
      </w:pPr>
      <w:del w:id="557" w:author="Xondamir Tojiboyev" w:date="2026-05-07T22:10:00Z" w16du:dateUtc="2026-05-07T17:10:00Z">
        <w:r w:rsidRPr="00D52BE7" w:rsidDel="00F83A59">
          <w:rPr>
            <w:lang w:val="en-US"/>
          </w:rPr>
          <w:delText>9. Kelajak avlod uchun tabiatni asrash bo'yicha qanday choralar ko'rish mumkin?</w:delText>
        </w:r>
      </w:del>
    </w:p>
    <w:p w14:paraId="330FEE62" w14:textId="1573ED40" w:rsidR="00D52BE7" w:rsidRPr="00D52BE7" w:rsidDel="00F83A59" w:rsidRDefault="00D52BE7">
      <w:pPr>
        <w:pStyle w:val="ListParagraph"/>
        <w:rPr>
          <w:del w:id="558" w:author="Xondamir Tojiboyev" w:date="2026-05-07T22:10:00Z" w16du:dateUtc="2026-05-07T17:10:00Z"/>
          <w:lang w:val="en-US"/>
        </w:rPr>
        <w:pPrChange w:id="559" w:author="Xondamir Tojiboyev" w:date="2026-05-07T22:10:00Z" w16du:dateUtc="2026-05-07T17:10:00Z">
          <w:pPr/>
        </w:pPrChange>
      </w:pPr>
      <w:del w:id="560" w:author="Xondamir Tojiboyev" w:date="2026-05-07T22:10:00Z" w16du:dateUtc="2026-05-07T17:10:00Z">
        <w:r w:rsidRPr="00D52BE7" w:rsidDel="00F83A59">
          <w:rPr>
            <w:lang w:val="en-US"/>
          </w:rPr>
          <w:delText>10. Rasmdagi inson xatti-harakati — bu johillikmi, loqaydlikmi yoki manfaatparastlikmi?</w:delText>
        </w:r>
      </w:del>
    </w:p>
    <w:p w14:paraId="2B1D7F6E" w14:textId="77777777" w:rsidR="00D52BE7" w:rsidRDefault="00D52BE7">
      <w:pPr>
        <w:pStyle w:val="ListParagraph"/>
        <w:rPr>
          <w:lang w:val="en-US"/>
        </w:rPr>
        <w:pPrChange w:id="561" w:author="Xondamir Tojiboyev" w:date="2026-05-07T22:10:00Z" w16du:dateUtc="2026-05-07T17:10:00Z">
          <w:pPr/>
        </w:pPrChange>
      </w:pPr>
    </w:p>
    <w:p w14:paraId="30B94984" w14:textId="77777777" w:rsidR="00D52BE7" w:rsidRDefault="00D52BE7" w:rsidP="00D52BE7">
      <w:pPr>
        <w:rPr>
          <w:lang w:val="en-US"/>
        </w:rPr>
      </w:pPr>
    </w:p>
    <w:p w14:paraId="51EEE40C" w14:textId="77777777" w:rsidR="00D52BE7" w:rsidRDefault="00D52BE7" w:rsidP="00D52BE7">
      <w:pPr>
        <w:rPr>
          <w:lang w:val="en-US"/>
        </w:rPr>
      </w:pPr>
    </w:p>
    <w:p w14:paraId="6A29711F" w14:textId="77777777" w:rsidR="00D52BE7" w:rsidRDefault="00D52BE7" w:rsidP="00D52BE7">
      <w:pPr>
        <w:rPr>
          <w:lang w:val="en-US"/>
        </w:rPr>
      </w:pPr>
    </w:p>
    <w:p w14:paraId="4D89D89B" w14:textId="77777777" w:rsidR="00D52BE7" w:rsidRDefault="00D52BE7" w:rsidP="00D52BE7">
      <w:pPr>
        <w:rPr>
          <w:lang w:val="en-US"/>
        </w:rPr>
      </w:pPr>
    </w:p>
    <w:p w14:paraId="1FA781AD" w14:textId="77777777" w:rsidR="00D52BE7" w:rsidRDefault="00D52BE7" w:rsidP="00D52BE7">
      <w:pPr>
        <w:rPr>
          <w:lang w:val="en-US"/>
        </w:rPr>
      </w:pPr>
    </w:p>
    <w:p w14:paraId="7C5154E4" w14:textId="77777777" w:rsidR="00D52BE7" w:rsidRDefault="00D52BE7" w:rsidP="00D52BE7">
      <w:pPr>
        <w:rPr>
          <w:ins w:id="562" w:author="Xondamir Tojiboyev" w:date="2026-05-07T22:11:00Z" w16du:dateUtc="2026-05-07T17:11:00Z"/>
          <w:lang w:val="en-US"/>
        </w:rPr>
      </w:pPr>
    </w:p>
    <w:p w14:paraId="22A1F79B" w14:textId="77777777" w:rsidR="00F83A59" w:rsidRDefault="00F83A59" w:rsidP="00D52BE7">
      <w:pPr>
        <w:rPr>
          <w:ins w:id="563" w:author="Xondamir Tojiboyev" w:date="2026-05-07T22:11:00Z" w16du:dateUtc="2026-05-07T17:11:00Z"/>
          <w:lang w:val="en-US"/>
        </w:rPr>
      </w:pPr>
    </w:p>
    <w:p w14:paraId="038ACB58" w14:textId="77777777" w:rsidR="00F83A59" w:rsidRDefault="00F83A59" w:rsidP="00D52BE7">
      <w:pPr>
        <w:rPr>
          <w:ins w:id="564" w:author="Xondamir Tojiboyev" w:date="2026-05-07T22:11:00Z" w16du:dateUtc="2026-05-07T17:11:00Z"/>
          <w:lang w:val="en-US"/>
        </w:rPr>
      </w:pPr>
    </w:p>
    <w:p w14:paraId="2BD9805A" w14:textId="77777777" w:rsidR="00F83A59" w:rsidRDefault="00F83A59" w:rsidP="00D52BE7">
      <w:pPr>
        <w:rPr>
          <w:ins w:id="565" w:author="Xondamir Tojiboyev" w:date="2026-05-07T22:11:00Z" w16du:dateUtc="2026-05-07T17:11:00Z"/>
          <w:lang w:val="en-US"/>
        </w:rPr>
      </w:pPr>
    </w:p>
    <w:p w14:paraId="4DA9A15C" w14:textId="77777777" w:rsidR="00F83A59" w:rsidRDefault="00F83A59" w:rsidP="00D52BE7">
      <w:pPr>
        <w:rPr>
          <w:lang w:val="en-US"/>
        </w:rPr>
      </w:pPr>
    </w:p>
    <w:p w14:paraId="15A95C46" w14:textId="6CE6CBFC" w:rsidR="00831207" w:rsidRDefault="00831207" w:rsidP="00831207">
      <w:pPr>
        <w:rPr>
          <w:lang w:val="en-US"/>
        </w:rPr>
      </w:pPr>
    </w:p>
    <w:p w14:paraId="5E871E2B" w14:textId="7962F517" w:rsidR="00D52BE7" w:rsidRDefault="00D52BE7" w:rsidP="00D52BE7">
      <w:pPr>
        <w:pStyle w:val="Heading1"/>
        <w:jc w:val="center"/>
        <w:rPr>
          <w:ins w:id="566" w:author="Xondamir Tojiboyev" w:date="2026-05-07T21:24:00Z" w16du:dateUtc="2026-05-07T16:24:00Z"/>
          <w:b/>
          <w:u w:val="single"/>
          <w:lang w:val="en-US"/>
        </w:rPr>
      </w:pPr>
      <w:ins w:id="567" w:author="Xondamir Tojiboyev" w:date="2026-05-07T21:23:00Z" w16du:dateUtc="2026-05-07T16:23:00Z">
        <w:r>
          <w:rPr>
            <w:b/>
            <w:u w:val="single"/>
            <w:lang w:val="en-US"/>
          </w:rPr>
          <w:t>Sakkizi</w:t>
        </w:r>
      </w:ins>
      <w:ins w:id="568" w:author="Xondamir Tojiboyev" w:date="2026-05-07T21:24:00Z" w16du:dateUtc="2026-05-07T16:24:00Z">
        <w:r>
          <w:rPr>
            <w:b/>
            <w:u w:val="single"/>
            <w:lang w:val="en-US"/>
          </w:rPr>
          <w:t>nchi mustaqil ishi</w:t>
        </w:r>
      </w:ins>
    </w:p>
    <w:p w14:paraId="515D0EC0" w14:textId="77777777" w:rsidR="00F83A59" w:rsidRPr="00F83A59" w:rsidRDefault="00F83A59" w:rsidP="00F83A59">
      <w:pPr>
        <w:rPr>
          <w:ins w:id="569" w:author="Xondamir Tojiboyev" w:date="2026-05-07T22:13:00Z"/>
          <w:b/>
          <w:bCs/>
          <w:sz w:val="36"/>
          <w:szCs w:val="30"/>
          <w:lang w:val="en-US"/>
          <w:rPrChange w:id="570" w:author="Xondamir Tojiboyev" w:date="2026-05-07T22:14:00Z" w16du:dateUtc="2026-05-07T17:14:00Z">
            <w:rPr>
              <w:ins w:id="571" w:author="Xondamir Tojiboyev" w:date="2026-05-07T22:13:00Z"/>
              <w:b/>
              <w:bCs/>
            </w:rPr>
          </w:rPrChange>
        </w:rPr>
      </w:pPr>
      <w:ins w:id="572" w:author="Xondamir Tojiboyev" w:date="2026-05-07T22:13:00Z">
        <w:r w:rsidRPr="00F83A59">
          <w:rPr>
            <w:b/>
            <w:bCs/>
            <w:sz w:val="36"/>
            <w:szCs w:val="30"/>
            <w:lang w:val="en-US"/>
            <w:rPrChange w:id="573" w:author="Xondamir Tojiboyev" w:date="2026-05-07T22:14:00Z" w16du:dateUtc="2026-05-07T17:14:00Z">
              <w:rPr>
                <w:b/>
                <w:bCs/>
              </w:rPr>
            </w:rPrChange>
          </w:rPr>
          <w:t>1) Do‘st bilan suhbat</w:t>
        </w:r>
      </w:ins>
    </w:p>
    <w:p w14:paraId="7A0BAB8C" w14:textId="77777777" w:rsidR="00F83A59" w:rsidRPr="00F83A59" w:rsidRDefault="00F83A59" w:rsidP="00F83A59">
      <w:pPr>
        <w:rPr>
          <w:ins w:id="574" w:author="Xondamir Tojiboyev" w:date="2026-05-07T22:13:00Z"/>
          <w:sz w:val="36"/>
          <w:szCs w:val="30"/>
          <w:rPrChange w:id="575" w:author="Xondamir Tojiboyev" w:date="2026-05-07T22:14:00Z" w16du:dateUtc="2026-05-07T17:14:00Z">
            <w:rPr>
              <w:ins w:id="576" w:author="Xondamir Tojiboyev" w:date="2026-05-07T22:13:00Z"/>
              <w:b/>
              <w:bCs/>
            </w:rPr>
          </w:rPrChange>
        </w:rPr>
      </w:pPr>
      <w:ins w:id="577" w:author="Xondamir Tojiboyev" w:date="2026-05-07T22:13:00Z">
        <w:r w:rsidRPr="00F83A59">
          <w:rPr>
            <w:sz w:val="36"/>
            <w:szCs w:val="30"/>
            <w:lang w:val="en-US"/>
            <w:rPrChange w:id="578" w:author="Xondamir Tojiboyev" w:date="2026-05-07T22:14:00Z" w16du:dateUtc="2026-05-07T17:14:00Z">
              <w:rPr>
                <w:b/>
                <w:bCs/>
              </w:rPr>
            </w:rPrChange>
          </w:rPr>
          <w:t>Ali: Bugun bog‘da eski daraxtni ko‘rdingmi?</w:t>
        </w:r>
        <w:r w:rsidRPr="00F83A59">
          <w:rPr>
            <w:sz w:val="36"/>
            <w:szCs w:val="30"/>
            <w:lang w:val="en-US"/>
            <w:rPrChange w:id="579" w:author="Xondamir Tojiboyev" w:date="2026-05-07T22:14:00Z" w16du:dateUtc="2026-05-07T17:14:00Z">
              <w:rPr>
                <w:b/>
                <w:bCs/>
              </w:rPr>
            </w:rPrChange>
          </w:rPr>
          <w:br/>
          <w:t>Bekzod: Ha, lekin u juda yolg‘iz qolibdi.</w:t>
        </w:r>
        <w:r w:rsidRPr="00F83A59">
          <w:rPr>
            <w:sz w:val="36"/>
            <w:szCs w:val="30"/>
            <w:lang w:val="en-US"/>
            <w:rPrChange w:id="580" w:author="Xondamir Tojiboyev" w:date="2026-05-07T22:14:00Z" w16du:dateUtc="2026-05-07T17:14:00Z">
              <w:rPr>
                <w:b/>
                <w:bCs/>
              </w:rPr>
            </w:rPrChange>
          </w:rPr>
          <w:br/>
          <w:t>Ali: Ilgari bu yer to‘liq yashil edi, eslaysanmi?</w:t>
        </w:r>
        <w:r w:rsidRPr="00F83A59">
          <w:rPr>
            <w:sz w:val="36"/>
            <w:szCs w:val="30"/>
            <w:lang w:val="en-US"/>
            <w:rPrChange w:id="581" w:author="Xondamir Tojiboyev" w:date="2026-05-07T22:14:00Z" w16du:dateUtc="2026-05-07T17:14:00Z">
              <w:rPr>
                <w:b/>
                <w:bCs/>
              </w:rPr>
            </w:rPrChange>
          </w:rPr>
          <w:br/>
          <w:t>Bekzod: Ha… endi esa ba’zi narsalar faqat esdalikda qolyapti.</w:t>
        </w:r>
        <w:r w:rsidRPr="00F83A59">
          <w:rPr>
            <w:sz w:val="36"/>
            <w:szCs w:val="30"/>
            <w:lang w:val="en-US"/>
            <w:rPrChange w:id="582" w:author="Xondamir Tojiboyev" w:date="2026-05-07T22:14:00Z" w16du:dateUtc="2026-05-07T17:14:00Z">
              <w:rPr>
                <w:b/>
                <w:bCs/>
              </w:rPr>
            </w:rPrChange>
          </w:rPr>
          <w:br/>
          <w:t>Ali: Agar shunday ketsa, keyingi avlod faqat hikoyalardan bilib qoladi.</w:t>
        </w:r>
        <w:r w:rsidRPr="00F83A59">
          <w:rPr>
            <w:sz w:val="36"/>
            <w:szCs w:val="30"/>
            <w:lang w:val="en-US"/>
            <w:rPrChange w:id="583" w:author="Xondamir Tojiboyev" w:date="2026-05-07T22:14:00Z" w16du:dateUtc="2026-05-07T17:14:00Z">
              <w:rPr>
                <w:b/>
                <w:bCs/>
              </w:rPr>
            </w:rPrChange>
          </w:rPr>
          <w:br/>
        </w:r>
        <w:r w:rsidRPr="00F83A59">
          <w:rPr>
            <w:sz w:val="36"/>
            <w:szCs w:val="30"/>
            <w:rPrChange w:id="584" w:author="Xondamir Tojiboyev" w:date="2026-05-07T22:14:00Z" w16du:dateUtc="2026-05-07T17:14:00Z">
              <w:rPr>
                <w:b/>
                <w:bCs/>
              </w:rPr>
            </w:rPrChange>
          </w:rPr>
          <w:t>Bekzod: Shuning uchun biz hozirdan e’tibor berishimiz kerak.</w:t>
        </w:r>
      </w:ins>
    </w:p>
    <w:p w14:paraId="2CC104DC" w14:textId="77777777" w:rsidR="00F83A59" w:rsidRPr="00F83A59" w:rsidRDefault="00000000" w:rsidP="00F83A59">
      <w:pPr>
        <w:rPr>
          <w:ins w:id="585" w:author="Xondamir Tojiboyev" w:date="2026-05-07T22:13:00Z"/>
          <w:sz w:val="36"/>
          <w:szCs w:val="30"/>
          <w:rPrChange w:id="586" w:author="Xondamir Tojiboyev" w:date="2026-05-07T22:14:00Z" w16du:dateUtc="2026-05-07T17:14:00Z">
            <w:rPr>
              <w:ins w:id="587" w:author="Xondamir Tojiboyev" w:date="2026-05-07T22:13:00Z"/>
              <w:b/>
              <w:bCs/>
            </w:rPr>
          </w:rPrChange>
        </w:rPr>
      </w:pPr>
      <w:ins w:id="588" w:author="Xondamir Tojiboyev" w:date="2026-05-07T22:13:00Z">
        <w:r w:rsidRPr="00175332">
          <w:rPr>
            <w:sz w:val="36"/>
            <w:szCs w:val="30"/>
          </w:rPr>
          <w:pict w14:anchorId="0C2A7D94">
            <v:rect id="_x0000_i1028" style="width:0;height:1.5pt" o:hralign="center" o:hrstd="t" o:hr="t" fillcolor="#a0a0a0" stroked="f"/>
          </w:pict>
        </w:r>
      </w:ins>
    </w:p>
    <w:p w14:paraId="03E42E16" w14:textId="77777777" w:rsidR="00F83A59" w:rsidRPr="00F83A59" w:rsidRDefault="00F83A59" w:rsidP="00F83A59">
      <w:pPr>
        <w:rPr>
          <w:ins w:id="589" w:author="Xondamir Tojiboyev" w:date="2026-05-07T22:13:00Z"/>
          <w:b/>
          <w:bCs/>
          <w:sz w:val="36"/>
          <w:szCs w:val="30"/>
          <w:rPrChange w:id="590" w:author="Xondamir Tojiboyev" w:date="2026-05-07T22:14:00Z" w16du:dateUtc="2026-05-07T17:14:00Z">
            <w:rPr>
              <w:ins w:id="591" w:author="Xondamir Tojiboyev" w:date="2026-05-07T22:13:00Z"/>
              <w:b/>
              <w:bCs/>
            </w:rPr>
          </w:rPrChange>
        </w:rPr>
      </w:pPr>
      <w:ins w:id="592" w:author="Xondamir Tojiboyev" w:date="2026-05-07T22:13:00Z">
        <w:r w:rsidRPr="00F83A59">
          <w:rPr>
            <w:b/>
            <w:bCs/>
            <w:sz w:val="36"/>
            <w:szCs w:val="30"/>
            <w:rPrChange w:id="593" w:author="Xondamir Tojiboyev" w:date="2026-05-07T22:14:00Z" w16du:dateUtc="2026-05-07T17:14:00Z">
              <w:rPr>
                <w:b/>
                <w:bCs/>
              </w:rPr>
            </w:rPrChange>
          </w:rPr>
          <w:t>2) Ustoz va o‘quvchi</w:t>
        </w:r>
      </w:ins>
    </w:p>
    <w:p w14:paraId="63C8C460" w14:textId="77777777" w:rsidR="00F83A59" w:rsidRPr="00F83A59" w:rsidRDefault="00F83A59" w:rsidP="00F83A59">
      <w:pPr>
        <w:rPr>
          <w:ins w:id="594" w:author="Xondamir Tojiboyev" w:date="2026-05-07T22:13:00Z"/>
          <w:sz w:val="36"/>
          <w:szCs w:val="30"/>
          <w:rPrChange w:id="595" w:author="Xondamir Tojiboyev" w:date="2026-05-07T22:14:00Z" w16du:dateUtc="2026-05-07T17:14:00Z">
            <w:rPr>
              <w:ins w:id="596" w:author="Xondamir Tojiboyev" w:date="2026-05-07T22:13:00Z"/>
              <w:b/>
              <w:bCs/>
            </w:rPr>
          </w:rPrChange>
        </w:rPr>
      </w:pPr>
      <w:ins w:id="597" w:author="Xondamir Tojiboyev" w:date="2026-05-07T22:13:00Z">
        <w:r w:rsidRPr="00F83A59">
          <w:rPr>
            <w:sz w:val="36"/>
            <w:szCs w:val="30"/>
            <w:rPrChange w:id="598" w:author="Xondamir Tojiboyev" w:date="2026-05-07T22:14:00Z" w16du:dateUtc="2026-05-07T17:14:00Z">
              <w:rPr>
                <w:b/>
                <w:bCs/>
              </w:rPr>
            </w:rPrChange>
          </w:rPr>
          <w:t>Ustoz: Tabiatdagi har bir “kamayish” bizga nimani o‘rgatadi?</w:t>
        </w:r>
        <w:r w:rsidRPr="00F83A59">
          <w:rPr>
            <w:sz w:val="36"/>
            <w:szCs w:val="30"/>
            <w:rPrChange w:id="599" w:author="Xondamir Tojiboyev" w:date="2026-05-07T22:14:00Z" w16du:dateUtc="2026-05-07T17:14:00Z">
              <w:rPr>
                <w:b/>
                <w:bCs/>
              </w:rPr>
            </w:rPrChange>
          </w:rPr>
          <w:br/>
        </w:r>
        <w:r w:rsidRPr="00F83A59">
          <w:rPr>
            <w:sz w:val="36"/>
            <w:szCs w:val="30"/>
            <w:lang w:val="en-US"/>
            <w:rPrChange w:id="600" w:author="Xondamir Tojiboyev" w:date="2026-05-07T22:14:00Z" w16du:dateUtc="2026-05-07T17:14:00Z">
              <w:rPr>
                <w:b/>
                <w:bCs/>
              </w:rPr>
            </w:rPrChange>
          </w:rPr>
          <w:t>O‘quvchi: Ehtiyot bo‘lmasak, ayrim narsalar yo‘qolib ketishini.</w:t>
        </w:r>
        <w:r w:rsidRPr="00F83A59">
          <w:rPr>
            <w:sz w:val="36"/>
            <w:szCs w:val="30"/>
            <w:lang w:val="en-US"/>
            <w:rPrChange w:id="601" w:author="Xondamir Tojiboyev" w:date="2026-05-07T22:14:00Z" w16du:dateUtc="2026-05-07T17:14:00Z">
              <w:rPr>
                <w:b/>
                <w:bCs/>
              </w:rPr>
            </w:rPrChange>
          </w:rPr>
          <w:br/>
          <w:t>Ustoz: To‘g‘ri. Ba’zi narsalar bor — lekin juda kam.</w:t>
        </w:r>
        <w:r w:rsidRPr="00F83A59">
          <w:rPr>
            <w:sz w:val="36"/>
            <w:szCs w:val="30"/>
            <w:lang w:val="en-US"/>
            <w:rPrChange w:id="602" w:author="Xondamir Tojiboyev" w:date="2026-05-07T22:14:00Z" w16du:dateUtc="2026-05-07T17:14:00Z">
              <w:rPr>
                <w:b/>
                <w:bCs/>
              </w:rPr>
            </w:rPrChange>
          </w:rPr>
          <w:br/>
          <w:t>O‘quvchi: Ularni saqlash uchun nima qilish kerak?</w:t>
        </w:r>
        <w:r w:rsidRPr="00F83A59">
          <w:rPr>
            <w:sz w:val="36"/>
            <w:szCs w:val="30"/>
            <w:lang w:val="en-US"/>
            <w:rPrChange w:id="603" w:author="Xondamir Tojiboyev" w:date="2026-05-07T22:14:00Z" w16du:dateUtc="2026-05-07T17:14:00Z">
              <w:rPr>
                <w:b/>
                <w:bCs/>
              </w:rPr>
            </w:rPrChange>
          </w:rPr>
          <w:br/>
          <w:t xml:space="preserve">Ustoz: Eng avvalo, qadrlashni o‘rganish kerak. </w:t>
        </w:r>
        <w:r w:rsidRPr="00F83A59">
          <w:rPr>
            <w:sz w:val="36"/>
            <w:szCs w:val="30"/>
            <w:rPrChange w:id="604" w:author="Xondamir Tojiboyev" w:date="2026-05-07T22:14:00Z" w16du:dateUtc="2026-05-07T17:14:00Z">
              <w:rPr>
                <w:b/>
                <w:bCs/>
              </w:rPr>
            </w:rPrChange>
          </w:rPr>
          <w:t>Keyin esa himoya qilishni.</w:t>
        </w:r>
      </w:ins>
    </w:p>
    <w:p w14:paraId="28229488" w14:textId="77777777" w:rsidR="00F83A59" w:rsidRPr="00F83A59" w:rsidRDefault="00000000" w:rsidP="00F83A59">
      <w:pPr>
        <w:rPr>
          <w:ins w:id="605" w:author="Xondamir Tojiboyev" w:date="2026-05-07T22:13:00Z"/>
          <w:sz w:val="36"/>
          <w:szCs w:val="30"/>
          <w:rPrChange w:id="606" w:author="Xondamir Tojiboyev" w:date="2026-05-07T22:14:00Z" w16du:dateUtc="2026-05-07T17:14:00Z">
            <w:rPr>
              <w:ins w:id="607" w:author="Xondamir Tojiboyev" w:date="2026-05-07T22:13:00Z"/>
              <w:b/>
              <w:bCs/>
            </w:rPr>
          </w:rPrChange>
        </w:rPr>
      </w:pPr>
      <w:ins w:id="608" w:author="Xondamir Tojiboyev" w:date="2026-05-07T22:13:00Z">
        <w:r w:rsidRPr="00175332">
          <w:rPr>
            <w:sz w:val="36"/>
            <w:szCs w:val="30"/>
          </w:rPr>
          <w:pict w14:anchorId="552040A6">
            <v:rect id="_x0000_i1029" style="width:0;height:1.5pt" o:hralign="center" o:hrstd="t" o:hr="t" fillcolor="#a0a0a0" stroked="f"/>
          </w:pict>
        </w:r>
      </w:ins>
    </w:p>
    <w:p w14:paraId="51A8F055" w14:textId="77777777" w:rsidR="00F83A59" w:rsidRPr="00F83A59" w:rsidRDefault="00F83A59" w:rsidP="00F83A59">
      <w:pPr>
        <w:rPr>
          <w:ins w:id="609" w:author="Xondamir Tojiboyev" w:date="2026-05-07T22:13:00Z"/>
          <w:b/>
          <w:bCs/>
          <w:sz w:val="36"/>
          <w:szCs w:val="30"/>
          <w:lang w:val="en-US"/>
          <w:rPrChange w:id="610" w:author="Xondamir Tojiboyev" w:date="2026-05-07T22:14:00Z" w16du:dateUtc="2026-05-07T17:14:00Z">
            <w:rPr>
              <w:ins w:id="611" w:author="Xondamir Tojiboyev" w:date="2026-05-07T22:13:00Z"/>
              <w:b/>
              <w:bCs/>
            </w:rPr>
          </w:rPrChange>
        </w:rPr>
      </w:pPr>
      <w:ins w:id="612" w:author="Xondamir Tojiboyev" w:date="2026-05-07T22:13:00Z">
        <w:r w:rsidRPr="00F83A59">
          <w:rPr>
            <w:b/>
            <w:bCs/>
            <w:sz w:val="36"/>
            <w:szCs w:val="30"/>
            <w:lang w:val="en-US"/>
            <w:rPrChange w:id="613" w:author="Xondamir Tojiboyev" w:date="2026-05-07T22:14:00Z" w16du:dateUtc="2026-05-07T17:14:00Z">
              <w:rPr>
                <w:b/>
                <w:bCs/>
              </w:rPr>
            </w:rPrChange>
          </w:rPr>
          <w:t>3) Ota va farzand</w:t>
        </w:r>
      </w:ins>
    </w:p>
    <w:p w14:paraId="5918DF4B" w14:textId="77777777" w:rsidR="00F83A59" w:rsidRPr="00F83A59" w:rsidRDefault="00F83A59" w:rsidP="00F83A59">
      <w:pPr>
        <w:rPr>
          <w:ins w:id="614" w:author="Xondamir Tojiboyev" w:date="2026-05-07T22:13:00Z"/>
          <w:sz w:val="36"/>
          <w:szCs w:val="30"/>
          <w:lang w:val="en-US"/>
          <w:rPrChange w:id="615" w:author="Xondamir Tojiboyev" w:date="2026-05-07T22:14:00Z" w16du:dateUtc="2026-05-07T17:14:00Z">
            <w:rPr>
              <w:ins w:id="616" w:author="Xondamir Tojiboyev" w:date="2026-05-07T22:13:00Z"/>
              <w:b/>
              <w:bCs/>
            </w:rPr>
          </w:rPrChange>
        </w:rPr>
      </w:pPr>
      <w:ins w:id="617" w:author="Xondamir Tojiboyev" w:date="2026-05-07T22:13:00Z">
        <w:r w:rsidRPr="00F83A59">
          <w:rPr>
            <w:sz w:val="36"/>
            <w:szCs w:val="30"/>
            <w:lang w:val="en-US"/>
            <w:rPrChange w:id="618" w:author="Xondamir Tojiboyev" w:date="2026-05-07T22:14:00Z" w16du:dateUtc="2026-05-07T17:14:00Z">
              <w:rPr>
                <w:b/>
                <w:bCs/>
              </w:rPr>
            </w:rPrChange>
          </w:rPr>
          <w:t>Ota: O‘g‘lim, bugun yo‘lda g‘alati narsani ko‘rdim.</w:t>
        </w:r>
        <w:r w:rsidRPr="00F83A59">
          <w:rPr>
            <w:sz w:val="36"/>
            <w:szCs w:val="30"/>
            <w:lang w:val="en-US"/>
            <w:rPrChange w:id="619" w:author="Xondamir Tojiboyev" w:date="2026-05-07T22:14:00Z" w16du:dateUtc="2026-05-07T17:14:00Z">
              <w:rPr>
                <w:b/>
                <w:bCs/>
              </w:rPr>
            </w:rPrChange>
          </w:rPr>
          <w:br/>
          <w:t>Farzand: Nima ekan, dada?</w:t>
        </w:r>
        <w:r w:rsidRPr="00F83A59">
          <w:rPr>
            <w:sz w:val="36"/>
            <w:szCs w:val="30"/>
            <w:lang w:val="en-US"/>
            <w:rPrChange w:id="620" w:author="Xondamir Tojiboyev" w:date="2026-05-07T22:14:00Z" w16du:dateUtc="2026-05-07T17:14:00Z">
              <w:rPr>
                <w:b/>
                <w:bCs/>
              </w:rPr>
            </w:rPrChange>
          </w:rPr>
          <w:br/>
          <w:t>Ota: Bir paytlar ko‘p uchraydigan narsalar endi juda kam.</w:t>
        </w:r>
        <w:r w:rsidRPr="00F83A59">
          <w:rPr>
            <w:sz w:val="36"/>
            <w:szCs w:val="30"/>
            <w:lang w:val="en-US"/>
            <w:rPrChange w:id="621" w:author="Xondamir Tojiboyev" w:date="2026-05-07T22:14:00Z" w16du:dateUtc="2026-05-07T17:14:00Z">
              <w:rPr>
                <w:b/>
                <w:bCs/>
              </w:rPr>
            </w:rPrChange>
          </w:rPr>
          <w:br/>
          <w:t>Farzand: Nega shunday bo‘lyapti?</w:t>
        </w:r>
        <w:r w:rsidRPr="00F83A59">
          <w:rPr>
            <w:sz w:val="36"/>
            <w:szCs w:val="30"/>
            <w:lang w:val="en-US"/>
            <w:rPrChange w:id="622" w:author="Xondamir Tojiboyev" w:date="2026-05-07T22:14:00Z" w16du:dateUtc="2026-05-07T17:14:00Z">
              <w:rPr>
                <w:b/>
                <w:bCs/>
              </w:rPr>
            </w:rPrChange>
          </w:rPr>
          <w:br/>
          <w:t>Ota: E’tibor kamayganda, hamma narsa asta-sekin yo‘qoladi.</w:t>
        </w:r>
        <w:r w:rsidRPr="00F83A59">
          <w:rPr>
            <w:sz w:val="36"/>
            <w:szCs w:val="30"/>
            <w:lang w:val="en-US"/>
            <w:rPrChange w:id="623" w:author="Xondamir Tojiboyev" w:date="2026-05-07T22:14:00Z" w16du:dateUtc="2026-05-07T17:14:00Z">
              <w:rPr>
                <w:b/>
                <w:bCs/>
              </w:rPr>
            </w:rPrChange>
          </w:rPr>
          <w:br/>
          <w:t>Farzand: Unda biz uni saqlashimiz kerak ekan-da.</w:t>
        </w:r>
        <w:r w:rsidRPr="00F83A59">
          <w:rPr>
            <w:sz w:val="36"/>
            <w:szCs w:val="30"/>
            <w:lang w:val="en-US"/>
            <w:rPrChange w:id="624" w:author="Xondamir Tojiboyev" w:date="2026-05-07T22:14:00Z" w16du:dateUtc="2026-05-07T17:14:00Z">
              <w:rPr>
                <w:b/>
                <w:bCs/>
              </w:rPr>
            </w:rPrChange>
          </w:rPr>
          <w:br/>
          <w:t>Ota: Ha, aynan shunday.</w:t>
        </w:r>
      </w:ins>
    </w:p>
    <w:p w14:paraId="0F7B78A8" w14:textId="77777777" w:rsidR="00D52BE7" w:rsidRPr="00D52BE7" w:rsidRDefault="00D52BE7">
      <w:pPr>
        <w:rPr>
          <w:lang w:val="en-US"/>
          <w:rPrChange w:id="625" w:author="Xondamir Tojiboyev" w:date="2026-05-07T21:24:00Z" w16du:dateUtc="2026-05-07T16:24:00Z">
            <w:rPr>
              <w:b/>
              <w:u w:val="single"/>
              <w:lang w:val="en-US"/>
            </w:rPr>
          </w:rPrChange>
        </w:rPr>
        <w:pPrChange w:id="626" w:author="Xondamir Tojiboyev" w:date="2026-05-07T21:24:00Z" w16du:dateUtc="2026-05-07T16:24:00Z">
          <w:pPr>
            <w:pStyle w:val="Heading1"/>
          </w:pPr>
        </w:pPrChange>
      </w:pPr>
    </w:p>
    <w:sectPr w:rsidR="00D52BE7" w:rsidRPr="00D52BE7" w:rsidSect="009A15C3">
      <w:pgSz w:w="11906" w:h="16838" w:code="9"/>
      <w:pgMar w:top="547" w:right="1152" w:bottom="1138"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1C52"/>
    <w:multiLevelType w:val="multilevel"/>
    <w:tmpl w:val="3A48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8747D"/>
    <w:multiLevelType w:val="hybridMultilevel"/>
    <w:tmpl w:val="06BCC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8651B6C"/>
    <w:multiLevelType w:val="hybridMultilevel"/>
    <w:tmpl w:val="56101294"/>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22665580"/>
    <w:multiLevelType w:val="multilevel"/>
    <w:tmpl w:val="8CD0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76272"/>
    <w:multiLevelType w:val="multilevel"/>
    <w:tmpl w:val="DC34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F1843"/>
    <w:multiLevelType w:val="multilevel"/>
    <w:tmpl w:val="04C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E19D9"/>
    <w:multiLevelType w:val="multilevel"/>
    <w:tmpl w:val="79A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E3C71"/>
    <w:multiLevelType w:val="multilevel"/>
    <w:tmpl w:val="D87A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86AFB"/>
    <w:multiLevelType w:val="multilevel"/>
    <w:tmpl w:val="D078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56649"/>
    <w:multiLevelType w:val="multilevel"/>
    <w:tmpl w:val="BBD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100014">
    <w:abstractNumId w:val="9"/>
  </w:num>
  <w:num w:numId="2" w16cid:durableId="1987932835">
    <w:abstractNumId w:val="0"/>
  </w:num>
  <w:num w:numId="3" w16cid:durableId="164132686">
    <w:abstractNumId w:val="5"/>
  </w:num>
  <w:num w:numId="4" w16cid:durableId="784351369">
    <w:abstractNumId w:val="4"/>
  </w:num>
  <w:num w:numId="5" w16cid:durableId="307396362">
    <w:abstractNumId w:val="7"/>
  </w:num>
  <w:num w:numId="6" w16cid:durableId="1836603240">
    <w:abstractNumId w:val="8"/>
  </w:num>
  <w:num w:numId="7" w16cid:durableId="1302421382">
    <w:abstractNumId w:val="6"/>
  </w:num>
  <w:num w:numId="8" w16cid:durableId="1878276370">
    <w:abstractNumId w:val="3"/>
  </w:num>
  <w:num w:numId="9" w16cid:durableId="250359991">
    <w:abstractNumId w:val="1"/>
  </w:num>
  <w:num w:numId="10" w16cid:durableId="66239468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ondamir Tojiboyev">
    <w15:presenceInfo w15:providerId="Windows Live" w15:userId="005633aff3fee3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07"/>
    <w:rsid w:val="00002407"/>
    <w:rsid w:val="00003588"/>
    <w:rsid w:val="000A61E4"/>
    <w:rsid w:val="001505DF"/>
    <w:rsid w:val="00162FE2"/>
    <w:rsid w:val="00175332"/>
    <w:rsid w:val="00184E8A"/>
    <w:rsid w:val="001F523A"/>
    <w:rsid w:val="002372B1"/>
    <w:rsid w:val="0028670D"/>
    <w:rsid w:val="002C5065"/>
    <w:rsid w:val="003E7F47"/>
    <w:rsid w:val="003F64F8"/>
    <w:rsid w:val="00401554"/>
    <w:rsid w:val="00444D6E"/>
    <w:rsid w:val="00620932"/>
    <w:rsid w:val="006712B5"/>
    <w:rsid w:val="00672766"/>
    <w:rsid w:val="006C0B77"/>
    <w:rsid w:val="00781DDD"/>
    <w:rsid w:val="008242FF"/>
    <w:rsid w:val="00831207"/>
    <w:rsid w:val="00870751"/>
    <w:rsid w:val="008906B8"/>
    <w:rsid w:val="008B5745"/>
    <w:rsid w:val="00922C48"/>
    <w:rsid w:val="00976D02"/>
    <w:rsid w:val="009A15C3"/>
    <w:rsid w:val="00A45966"/>
    <w:rsid w:val="00A742A7"/>
    <w:rsid w:val="00A8185A"/>
    <w:rsid w:val="00B078ED"/>
    <w:rsid w:val="00B62875"/>
    <w:rsid w:val="00B915B7"/>
    <w:rsid w:val="00BB5286"/>
    <w:rsid w:val="00BD5C37"/>
    <w:rsid w:val="00C94494"/>
    <w:rsid w:val="00D52BE7"/>
    <w:rsid w:val="00E07C60"/>
    <w:rsid w:val="00EA59DF"/>
    <w:rsid w:val="00EE4070"/>
    <w:rsid w:val="00EF737C"/>
    <w:rsid w:val="00F12C76"/>
    <w:rsid w:val="00F528B2"/>
    <w:rsid w:val="00F83A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AD5E"/>
  <w15:chartTrackingRefBased/>
  <w15:docId w15:val="{1BB04E1E-E7B9-4746-A12B-73BA57DF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8906B8"/>
    <w:pPr>
      <w:keepNext/>
      <w:keepLines/>
      <w:spacing w:before="360" w:after="80"/>
      <w:outlineLvl w:val="0"/>
    </w:pPr>
    <w:rPr>
      <w:rFonts w:asciiTheme="majorHAnsi" w:eastAsiaTheme="majorEastAsia" w:hAnsiTheme="majorHAnsi" w:cstheme="majorBidi"/>
      <w:color w:val="2E74B5" w:themeColor="accent1" w:themeShade="BF"/>
      <w:sz w:val="48"/>
      <w:szCs w:val="40"/>
    </w:rPr>
  </w:style>
  <w:style w:type="paragraph" w:styleId="Heading2">
    <w:name w:val="heading 2"/>
    <w:basedOn w:val="Normal"/>
    <w:next w:val="Normal"/>
    <w:link w:val="Heading2Char"/>
    <w:uiPriority w:val="9"/>
    <w:semiHidden/>
    <w:unhideWhenUsed/>
    <w:qFormat/>
    <w:rsid w:val="000024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0240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0240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0240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024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24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24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24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B8"/>
    <w:rPr>
      <w:rFonts w:asciiTheme="majorHAnsi" w:eastAsiaTheme="majorEastAsia" w:hAnsiTheme="majorHAnsi" w:cstheme="majorBidi"/>
      <w:color w:val="2E74B5" w:themeColor="accent1" w:themeShade="BF"/>
      <w:sz w:val="48"/>
      <w:szCs w:val="40"/>
    </w:rPr>
  </w:style>
  <w:style w:type="character" w:customStyle="1" w:styleId="Heading2Char">
    <w:name w:val="Heading 2 Char"/>
    <w:basedOn w:val="DefaultParagraphFont"/>
    <w:link w:val="Heading2"/>
    <w:uiPriority w:val="9"/>
    <w:semiHidden/>
    <w:rsid w:val="000024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24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02407"/>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002407"/>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00240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0240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0240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0240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024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40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02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407"/>
    <w:pPr>
      <w:spacing w:before="160"/>
      <w:jc w:val="center"/>
    </w:pPr>
    <w:rPr>
      <w:i/>
      <w:iCs/>
      <w:color w:val="404040" w:themeColor="text1" w:themeTint="BF"/>
    </w:rPr>
  </w:style>
  <w:style w:type="character" w:customStyle="1" w:styleId="QuoteChar">
    <w:name w:val="Quote Char"/>
    <w:basedOn w:val="DefaultParagraphFont"/>
    <w:link w:val="Quote"/>
    <w:uiPriority w:val="29"/>
    <w:rsid w:val="00002407"/>
    <w:rPr>
      <w:rFonts w:ascii="Times New Roman" w:hAnsi="Times New Roman"/>
      <w:i/>
      <w:iCs/>
      <w:color w:val="404040" w:themeColor="text1" w:themeTint="BF"/>
      <w:sz w:val="28"/>
    </w:rPr>
  </w:style>
  <w:style w:type="paragraph" w:styleId="ListParagraph">
    <w:name w:val="List Paragraph"/>
    <w:basedOn w:val="Normal"/>
    <w:uiPriority w:val="34"/>
    <w:qFormat/>
    <w:rsid w:val="00002407"/>
    <w:pPr>
      <w:ind w:left="720"/>
      <w:contextualSpacing/>
    </w:pPr>
  </w:style>
  <w:style w:type="character" w:styleId="IntenseEmphasis">
    <w:name w:val="Intense Emphasis"/>
    <w:basedOn w:val="DefaultParagraphFont"/>
    <w:uiPriority w:val="21"/>
    <w:qFormat/>
    <w:rsid w:val="00002407"/>
    <w:rPr>
      <w:i/>
      <w:iCs/>
      <w:color w:val="2E74B5" w:themeColor="accent1" w:themeShade="BF"/>
    </w:rPr>
  </w:style>
  <w:style w:type="paragraph" w:styleId="IntenseQuote">
    <w:name w:val="Intense Quote"/>
    <w:basedOn w:val="Normal"/>
    <w:next w:val="Normal"/>
    <w:link w:val="IntenseQuoteChar"/>
    <w:uiPriority w:val="30"/>
    <w:qFormat/>
    <w:rsid w:val="000024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2407"/>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002407"/>
    <w:rPr>
      <w:b/>
      <w:bCs/>
      <w:smallCaps/>
      <w:color w:val="2E74B5" w:themeColor="accent1" w:themeShade="BF"/>
      <w:spacing w:val="5"/>
    </w:rPr>
  </w:style>
  <w:style w:type="table" w:styleId="TableGrid">
    <w:name w:val="Table Grid"/>
    <w:basedOn w:val="TableNormal"/>
    <w:uiPriority w:val="39"/>
    <w:rsid w:val="000A6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0A61E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Revision">
    <w:name w:val="Revision"/>
    <w:hidden/>
    <w:uiPriority w:val="99"/>
    <w:semiHidden/>
    <w:rsid w:val="00D52BE7"/>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21D5F-1B64-44D0-A951-14A86A39A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8</Pages>
  <Words>1950</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Xondamir Tojiboyev</dc:creator>
  <cp:keywords/>
  <dc:description/>
  <cp:lastModifiedBy>Xondamir Tojiboyev</cp:lastModifiedBy>
  <cp:revision>32</cp:revision>
  <dcterms:created xsi:type="dcterms:W3CDTF">2026-05-07T14:46:00Z</dcterms:created>
  <dcterms:modified xsi:type="dcterms:W3CDTF">2026-05-07T17:25:00Z</dcterms:modified>
</cp:coreProperties>
</file>